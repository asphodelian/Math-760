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E3E6C" w14:textId="77777777" w:rsidR="00155AA1" w:rsidRDefault="00000000" w:rsidP="00126BF3">
      <w:pPr>
        <w:pStyle w:val="Title"/>
        <w:spacing w:before="0" w:after="0"/>
      </w:pPr>
      <w:r>
        <w:t>Math 760</w:t>
      </w:r>
    </w:p>
    <w:p w14:paraId="007CFACE" w14:textId="67257D1A" w:rsidR="00126BF3" w:rsidRPr="00126BF3" w:rsidRDefault="00126BF3" w:rsidP="00126BF3">
      <w:pPr>
        <w:pStyle w:val="Heading1"/>
        <w:spacing w:before="0"/>
        <w:jc w:val="center"/>
      </w:pPr>
      <w:r>
        <w:t>Chapter 5 HW</w:t>
      </w:r>
    </w:p>
    <w:p w14:paraId="026D90BA" w14:textId="77777777" w:rsidR="00155AA1" w:rsidRDefault="00000000" w:rsidP="00126BF3">
      <w:pPr>
        <w:pStyle w:val="Author"/>
        <w:spacing w:after="0"/>
      </w:pPr>
      <w:r>
        <w:t>Gabrielle Salamanca</w:t>
      </w:r>
    </w:p>
    <w:p w14:paraId="4055DABB" w14:textId="77777777" w:rsidR="00155AA1" w:rsidRDefault="00000000" w:rsidP="00126BF3">
      <w:pPr>
        <w:pStyle w:val="Date"/>
        <w:spacing w:after="0"/>
      </w:pPr>
      <w:r>
        <w:t>April 14, 2024</w:t>
      </w:r>
    </w:p>
    <w:p w14:paraId="2584D9A1" w14:textId="77777777" w:rsidR="00126BF3" w:rsidRPr="00126BF3" w:rsidRDefault="00126BF3" w:rsidP="00126BF3">
      <w:pPr>
        <w:pStyle w:val="BodyText"/>
        <w:spacing w:before="0" w:after="0"/>
      </w:pPr>
    </w:p>
    <w:p w14:paraId="62F81671" w14:textId="77777777" w:rsidR="00155AA1" w:rsidRDefault="00000000" w:rsidP="00126BF3">
      <w:pPr>
        <w:pStyle w:val="Heading2"/>
        <w:spacing w:before="0"/>
      </w:pPr>
      <w:bookmarkStart w:id="0" w:name="section"/>
      <w:bookmarkStart w:id="1" w:name="chapter-5-hw"/>
      <w:r>
        <w:t>3.</w:t>
      </w:r>
    </w:p>
    <w:p w14:paraId="6281E05D" w14:textId="77777777" w:rsidR="00155AA1" w:rsidRDefault="00000000" w:rsidP="00126BF3">
      <w:pPr>
        <w:pStyle w:val="Heading3"/>
        <w:spacing w:before="0"/>
      </w:pPr>
      <w:bookmarkStart w:id="2" w:name="X3648d39ba6fdad2ee3406cd17568c81154010f7"/>
      <w:r>
        <w:t xml:space="preserve">(a) Use expression (5-15) to evaluate </w:t>
      </w:r>
      <m:oMath>
        <m:sSup>
          <m:sSupPr>
            <m:ctrlPr>
              <w:rPr>
                <w:rFonts w:ascii="Cambria Math" w:hAnsi="Cambria Math"/>
              </w:rPr>
            </m:ctrlPr>
          </m:sSupPr>
          <m:e>
            <m:r>
              <m:rPr>
                <m:sty m:val="bi"/>
              </m:rPr>
              <w:rPr>
                <w:rFonts w:ascii="Cambria Math" w:hAnsi="Cambria Math"/>
              </w:rPr>
              <m:t>T</m:t>
            </m:r>
          </m:e>
          <m:sup>
            <m:r>
              <m:rPr>
                <m:sty m:val="bi"/>
              </m:rPr>
              <w:rPr>
                <w:rFonts w:ascii="Cambria Math" w:hAnsi="Cambria Math"/>
              </w:rPr>
              <m:t>2</m:t>
            </m:r>
          </m:sup>
        </m:sSup>
      </m:oMath>
      <w:r>
        <w:t xml:space="preserve"> for the data in Exercise 5.1</w:t>
      </w:r>
    </w:p>
    <w:p w14:paraId="61A79730" w14:textId="77777777" w:rsidR="00126BF3" w:rsidRDefault="00000000" w:rsidP="00126BF3">
      <w:pPr>
        <w:pStyle w:val="FirstParagraph"/>
        <w:spacing w:before="0" w:after="0"/>
      </w:pPr>
      <w:r>
        <w:t>The (5-15) expression is as such:</w:t>
      </w:r>
    </w:p>
    <w:p w14:paraId="2B893E88" w14:textId="768D9E6F" w:rsidR="00155AA1" w:rsidRDefault="00000000" w:rsidP="00A807F8">
      <w:pPr>
        <w:pStyle w:val="FirstParagraph"/>
        <w:spacing w:before="0" w:after="0"/>
        <w:jc w:val="center"/>
      </w:pPr>
      <m:oMathPara>
        <m:oMath>
          <m:sSup>
            <m:sSupPr>
              <m:ctrlPr>
                <w:rPr>
                  <w:rFonts w:ascii="Cambria Math" w:hAnsi="Cambria Math"/>
                </w:rPr>
              </m:ctrlPr>
            </m:sSupPr>
            <m:e>
              <m:r>
                <w:rPr>
                  <w:rFonts w:ascii="Cambria Math" w:hAnsi="Cambria Math"/>
                </w:rPr>
                <m:t>T</m:t>
              </m:r>
            </m:e>
            <m:sup>
              <m:r>
                <w:rPr>
                  <w:rFonts w:ascii="Cambria Math" w:hAnsi="Cambria Math"/>
                </w:rPr>
                <m:t>2</m:t>
              </m:r>
            </m:sup>
          </m:sSup>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0</m:t>
                      </m:r>
                    </m:sub>
                  </m:sSub>
                </m:e>
              </m:d>
            </m:num>
            <m:den>
              <m:d>
                <m:dPr>
                  <m:begChr m:val="|"/>
                  <m:endChr m:val="|"/>
                  <m:ctrlPr>
                    <w:rPr>
                      <w:rFonts w:ascii="Cambria Math" w:hAnsi="Cambria Math"/>
                    </w:rPr>
                  </m:ctrlPr>
                </m:dPr>
                <m:e>
                  <m:acc>
                    <m:accPr>
                      <m:ctrlPr>
                        <w:rPr>
                          <w:rFonts w:ascii="Cambria Math" w:hAnsi="Cambria Math"/>
                        </w:rPr>
                      </m:ctrlPr>
                    </m:accPr>
                    <m:e>
                      <m:r>
                        <w:rPr>
                          <w:rFonts w:ascii="Cambria Math" w:hAnsi="Cambria Math"/>
                        </w:rPr>
                        <m:t>Σ</m:t>
                      </m:r>
                    </m:e>
                  </m:acc>
                </m:e>
              </m:d>
            </m:den>
          </m:f>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0</m:t>
                              </m:r>
                            </m:sub>
                          </m:sSub>
                        </m:e>
                      </m:d>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0</m:t>
                          </m:r>
                        </m:sub>
                      </m:sSub>
                    </m:e>
                  </m:d>
                  <m:r>
                    <m:rPr>
                      <m:sty m:val="p"/>
                    </m:rPr>
                    <w:rPr>
                      <w:rFonts w:ascii="Cambria Math" w:hAnsi="Cambria Math"/>
                    </w:rPr>
                    <m:t>'</m:t>
                  </m:r>
                </m:e>
              </m:d>
            </m:num>
            <m:den>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r>
                    <m:rPr>
                      <m:sty m:val="p"/>
                    </m:rPr>
                    <w:rPr>
                      <w:rFonts w:ascii="Cambria Math" w:hAnsi="Cambria Math"/>
                    </w:rPr>
                    <m:t>'</m:t>
                  </m:r>
                </m:e>
              </m:d>
            </m:den>
          </m:f>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oMath>
      </m:oMathPara>
    </w:p>
    <w:p w14:paraId="7F4DB2B5" w14:textId="77777777" w:rsidR="00126BF3" w:rsidRDefault="00126BF3" w:rsidP="00126BF3">
      <w:pPr>
        <w:pStyle w:val="BodyText"/>
        <w:spacing w:before="0" w:after="0"/>
      </w:pPr>
    </w:p>
    <w:p w14:paraId="4B30ACB7" w14:textId="75600286" w:rsidR="00155AA1" w:rsidRDefault="00000000" w:rsidP="00126BF3">
      <w:pPr>
        <w:pStyle w:val="BodyText"/>
        <w:spacing w:before="0" w:after="0"/>
      </w:pPr>
      <w:r>
        <w:t xml:space="preserve">The dimensions of a matrix </w:t>
      </w:r>
      <w:proofErr w:type="gramStart"/>
      <w:r>
        <w:t>is</w:t>
      </w:r>
      <w:proofErr w:type="gramEnd"/>
      <w:r>
        <w:t xml:space="preserve"> n*p, therefore our matrix is:</w:t>
      </w:r>
    </w:p>
    <w:p w14:paraId="255EC2FF" w14:textId="77777777" w:rsidR="00155AA1" w:rsidRDefault="00000000" w:rsidP="00126BF3">
      <w:pPr>
        <w:pStyle w:val="SourceCode"/>
        <w:wordWrap/>
        <w:spacing w:after="0"/>
      </w:pPr>
      <w:r>
        <w:rPr>
          <w:rStyle w:val="VerbatimChar"/>
        </w:rPr>
        <w:t>## [1] 4 2</w:t>
      </w:r>
    </w:p>
    <w:p w14:paraId="08DE2F61" w14:textId="77777777" w:rsidR="00126BF3" w:rsidRDefault="00126BF3" w:rsidP="00126BF3">
      <w:pPr>
        <w:pStyle w:val="FirstParagraph"/>
        <w:spacing w:before="0" w:after="0"/>
      </w:pPr>
    </w:p>
    <w:p w14:paraId="3F6B744C" w14:textId="32040BD3" w:rsidR="00155AA1" w:rsidRDefault="00000000" w:rsidP="00126BF3">
      <w:pPr>
        <w:pStyle w:val="FirstParagraph"/>
        <w:spacing w:before="0" w:after="0"/>
      </w:pPr>
      <w:r>
        <w:t xml:space="preserve">Now, our </w:t>
      </w:r>
      <m:oMath>
        <m:acc>
          <m:accPr>
            <m:chr m:val="‾"/>
            <m:ctrlPr>
              <w:rPr>
                <w:rFonts w:ascii="Cambria Math" w:hAnsi="Cambria Math"/>
              </w:rPr>
            </m:ctrlPr>
          </m:accPr>
          <m:e>
            <m:r>
              <w:rPr>
                <w:rFonts w:ascii="Cambria Math" w:hAnsi="Cambria Math"/>
              </w:rPr>
              <m:t>x</m:t>
            </m:r>
          </m:e>
        </m:acc>
      </m:oMath>
      <w:r>
        <w:t xml:space="preserve"> matrix:</w:t>
      </w:r>
    </w:p>
    <w:p w14:paraId="18596246" w14:textId="77777777" w:rsidR="00155AA1" w:rsidRDefault="00000000" w:rsidP="00126BF3">
      <w:pPr>
        <w:pStyle w:val="SourceCode"/>
        <w:wordWrap/>
        <w:spacing w:after="0"/>
      </w:pPr>
      <w:r>
        <w:rPr>
          <w:rStyle w:val="VerbatimChar"/>
        </w:rPr>
        <w:t>##      [,1]</w:t>
      </w:r>
      <w:r>
        <w:br/>
      </w:r>
      <w:r>
        <w:rPr>
          <w:rStyle w:val="VerbatimChar"/>
        </w:rPr>
        <w:t>## [1,]    6</w:t>
      </w:r>
      <w:r>
        <w:br/>
      </w:r>
      <w:r>
        <w:rPr>
          <w:rStyle w:val="VerbatimChar"/>
        </w:rPr>
        <w:t>## [2,]   10</w:t>
      </w:r>
    </w:p>
    <w:p w14:paraId="0FAD8A8F" w14:textId="77777777" w:rsidR="00126BF3" w:rsidRDefault="00126BF3" w:rsidP="00126BF3">
      <w:pPr>
        <w:pStyle w:val="FirstParagraph"/>
        <w:spacing w:before="0" w:after="0"/>
      </w:pPr>
    </w:p>
    <w:p w14:paraId="381BE907" w14:textId="4ECC5389" w:rsidR="00155AA1" w:rsidRDefault="00000000" w:rsidP="00126BF3">
      <w:pPr>
        <w:pStyle w:val="FirstParagraph"/>
        <w:spacing w:before="0" w:after="0"/>
      </w:pPr>
      <w:r>
        <w:t xml:space="preserve">Let’s now solve for the numerator. First, the summation with </w:t>
      </w:r>
      <m:oMath>
        <m:sSub>
          <m:sSubPr>
            <m:ctrlPr>
              <w:rPr>
                <w:rFonts w:ascii="Cambria Math" w:hAnsi="Cambria Math"/>
              </w:rPr>
            </m:ctrlPr>
          </m:sSubPr>
          <m:e>
            <m:r>
              <w:rPr>
                <w:rFonts w:ascii="Cambria Math" w:hAnsi="Cambria Math"/>
              </w:rPr>
              <m:t>μ</m:t>
            </m:r>
          </m:e>
          <m:sub>
            <m:r>
              <w:rPr>
                <w:rFonts w:ascii="Cambria Math" w:hAnsi="Cambria Math"/>
              </w:rPr>
              <m:t>0</m:t>
            </m:r>
          </m:sub>
        </m:sSub>
      </m:oMath>
      <w:r>
        <w:t>:</w:t>
      </w:r>
    </w:p>
    <w:p w14:paraId="21C783F7" w14:textId="77777777" w:rsidR="00155AA1" w:rsidRDefault="00000000" w:rsidP="00126BF3">
      <w:pPr>
        <w:pStyle w:val="SourceCode"/>
        <w:wordWrap/>
        <w:spacing w:after="0"/>
      </w:pPr>
      <w:r>
        <w:rPr>
          <w:rStyle w:val="VerbatimChar"/>
        </w:rPr>
        <w:t>##      [,1] [,2]</w:t>
      </w:r>
      <w:r>
        <w:br/>
      </w:r>
      <w:r>
        <w:rPr>
          <w:rStyle w:val="VerbatimChar"/>
        </w:rPr>
        <w:t>## [1,]   28   -6</w:t>
      </w:r>
      <w:r>
        <w:br/>
      </w:r>
      <w:r>
        <w:rPr>
          <w:rStyle w:val="VerbatimChar"/>
        </w:rPr>
        <w:t>## [2,]   -6   10</w:t>
      </w:r>
    </w:p>
    <w:p w14:paraId="6E7ABC83" w14:textId="77777777" w:rsidR="00126BF3" w:rsidRDefault="00126BF3" w:rsidP="00126BF3">
      <w:pPr>
        <w:pStyle w:val="FirstParagraph"/>
        <w:spacing w:before="0" w:after="0"/>
      </w:pPr>
    </w:p>
    <w:p w14:paraId="7E1E6D13" w14:textId="0FA956FC" w:rsidR="00155AA1" w:rsidRDefault="00000000" w:rsidP="00126BF3">
      <w:pPr>
        <w:pStyle w:val="FirstParagraph"/>
        <w:spacing w:before="0" w:after="0"/>
      </w:pPr>
      <w:r>
        <w:t>Now, the rest of the numerator:</w:t>
      </w:r>
    </w:p>
    <w:p w14:paraId="704B63A4" w14:textId="77777777" w:rsidR="00155AA1" w:rsidRDefault="00000000" w:rsidP="00126BF3">
      <w:pPr>
        <w:pStyle w:val="SourceCode"/>
        <w:wordWrap/>
        <w:spacing w:after="0"/>
      </w:pPr>
      <w:r>
        <w:rPr>
          <w:rStyle w:val="VerbatimChar"/>
        </w:rPr>
        <w:t>## [1] 732</w:t>
      </w:r>
    </w:p>
    <w:p w14:paraId="6CCD79CC" w14:textId="77777777" w:rsidR="00126BF3" w:rsidRDefault="00126BF3" w:rsidP="00126BF3">
      <w:pPr>
        <w:pStyle w:val="FirstParagraph"/>
        <w:spacing w:before="0" w:after="0"/>
      </w:pPr>
    </w:p>
    <w:p w14:paraId="173A8098" w14:textId="759EEBEA" w:rsidR="00155AA1" w:rsidRDefault="00000000" w:rsidP="00126BF3">
      <w:pPr>
        <w:pStyle w:val="FirstParagraph"/>
        <w:spacing w:before="0" w:after="0"/>
      </w:pPr>
      <w:r>
        <w:t>Now, let’s solve for the denominator.</w:t>
      </w:r>
    </w:p>
    <w:p w14:paraId="3A63FDFE" w14:textId="77777777" w:rsidR="00155AA1" w:rsidRDefault="00000000" w:rsidP="00126BF3">
      <w:pPr>
        <w:pStyle w:val="SourceCode"/>
        <w:wordWrap/>
        <w:spacing w:after="0"/>
      </w:pPr>
      <w:r>
        <w:rPr>
          <w:rStyle w:val="VerbatimChar"/>
        </w:rPr>
        <w:t>## [1] 44</w:t>
      </w:r>
    </w:p>
    <w:p w14:paraId="587B5739" w14:textId="77777777" w:rsidR="00126BF3" w:rsidRDefault="00126BF3" w:rsidP="00126BF3">
      <w:pPr>
        <w:pStyle w:val="FirstParagraph"/>
        <w:spacing w:before="0" w:after="0"/>
      </w:pPr>
    </w:p>
    <w:p w14:paraId="2913CAA6" w14:textId="21C688D0" w:rsidR="00155AA1" w:rsidRDefault="00000000" w:rsidP="00126BF3">
      <w:pPr>
        <w:pStyle w:val="FirstParagraph"/>
        <w:spacing w:before="0" w:after="0"/>
      </w:pPr>
      <w:r>
        <w:t>Now that we have all the parts, let’s plug it all into (5-15), and our answer is:</w:t>
      </w:r>
    </w:p>
    <w:p w14:paraId="7751FFD1" w14:textId="77777777" w:rsidR="00155AA1" w:rsidRDefault="00000000" w:rsidP="00126BF3">
      <w:pPr>
        <w:pStyle w:val="SourceCode"/>
        <w:wordWrap/>
        <w:spacing w:after="0"/>
      </w:pPr>
      <w:r>
        <w:rPr>
          <w:rStyle w:val="VerbatimChar"/>
        </w:rPr>
        <w:t>## The T-squared value is 13.63636</w:t>
      </w:r>
    </w:p>
    <w:p w14:paraId="0FF10E1D" w14:textId="77777777" w:rsidR="00126BF3" w:rsidRDefault="00126BF3" w:rsidP="00126BF3">
      <w:pPr>
        <w:pStyle w:val="Heading3"/>
        <w:spacing w:before="0"/>
      </w:pPr>
      <w:bookmarkStart w:id="3" w:name="Xcaf9693d9a2fec93a1c06d26aad80c5305d88e9"/>
      <w:bookmarkEnd w:id="2"/>
    </w:p>
    <w:p w14:paraId="1FCFFA00" w14:textId="0ECE0060" w:rsidR="00155AA1" w:rsidRDefault="00000000" w:rsidP="00126BF3">
      <w:pPr>
        <w:pStyle w:val="Heading3"/>
        <w:spacing w:before="0"/>
      </w:pPr>
      <w:r>
        <w:t xml:space="preserve">(b) Use the data in Exercise 5.1 to evaluate </w:t>
      </w:r>
      <m:oMath>
        <m:r>
          <m:rPr>
            <m:sty m:val="bi"/>
          </m:rPr>
          <w:rPr>
            <w:rFonts w:ascii="Cambria Math" w:hAnsi="Cambria Math"/>
          </w:rPr>
          <m:t>Λ</m:t>
        </m:r>
      </m:oMath>
      <w:r>
        <w:t xml:space="preserve"> in (5-13). Also, evaluate Wilk’s lambda.</w:t>
      </w:r>
    </w:p>
    <w:p w14:paraId="08B69C42" w14:textId="77777777" w:rsidR="00155AA1" w:rsidRDefault="00000000" w:rsidP="00126BF3">
      <w:pPr>
        <w:pStyle w:val="FirstParagraph"/>
        <w:spacing w:before="0" w:after="0"/>
      </w:pPr>
      <w:r>
        <w:t xml:space="preserve">The (5-13) </w:t>
      </w:r>
      <m:oMath>
        <m:r>
          <w:rPr>
            <w:rFonts w:ascii="Cambria Math" w:hAnsi="Cambria Math"/>
          </w:rPr>
          <m:t>Λ</m:t>
        </m:r>
      </m:oMath>
      <w:r>
        <w:t xml:space="preserve"> is:</w:t>
      </w:r>
    </w:p>
    <w:p w14:paraId="609543AD" w14:textId="77777777" w:rsidR="00155AA1" w:rsidRDefault="00000000" w:rsidP="00126BF3">
      <w:pPr>
        <w:pStyle w:val="BodyText"/>
        <w:spacing w:before="0" w:after="0"/>
      </w:pPr>
      <m:oMathPara>
        <m:oMath>
          <m:r>
            <w:rPr>
              <w:rFonts w:ascii="Cambria Math" w:hAnsi="Cambria Math"/>
            </w:rPr>
            <m:t>Λ</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d>
                    <m:dPr>
                      <m:begChr m:val="|"/>
                      <m:endChr m:val="|"/>
                      <m:ctrlPr>
                        <w:rPr>
                          <w:rFonts w:ascii="Cambria Math" w:hAnsi="Cambria Math"/>
                        </w:rPr>
                      </m:ctrlPr>
                    </m:dPr>
                    <m:e>
                      <m:f>
                        <m:fPr>
                          <m:ctrlPr>
                            <w:rPr>
                              <w:rFonts w:ascii="Cambria Math" w:hAnsi="Cambria Math"/>
                            </w:rPr>
                          </m:ctrlPr>
                        </m:fPr>
                        <m:num>
                          <m:acc>
                            <m:accPr>
                              <m:ctrlPr>
                                <w:rPr>
                                  <w:rFonts w:ascii="Cambria Math" w:hAnsi="Cambria Math"/>
                                </w:rPr>
                              </m:ctrlPr>
                            </m:accPr>
                            <m:e>
                              <m:r>
                                <w:rPr>
                                  <w:rFonts w:ascii="Cambria Math" w:hAnsi="Cambria Math"/>
                                </w:rPr>
                                <m:t>Σ</m:t>
                              </m:r>
                            </m:e>
                          </m:acc>
                        </m:num>
                        <m:den>
                          <m:acc>
                            <m:accPr>
                              <m:ctrlPr>
                                <w:rPr>
                                  <w:rFonts w:ascii="Cambria Math" w:hAnsi="Cambria Math"/>
                                </w:rPr>
                              </m:ctrlPr>
                            </m:accPr>
                            <m:e>
                              <m:sSub>
                                <m:sSubPr>
                                  <m:ctrlPr>
                                    <w:rPr>
                                      <w:rFonts w:ascii="Cambria Math" w:hAnsi="Cambria Math"/>
                                    </w:rPr>
                                  </m:ctrlPr>
                                </m:sSubPr>
                                <m:e>
                                  <m:r>
                                    <w:rPr>
                                      <w:rFonts w:ascii="Cambria Math" w:hAnsi="Cambria Math"/>
                                    </w:rPr>
                                    <m:t>Σ</m:t>
                                  </m:r>
                                </m:e>
                                <m:sub>
                                  <m:r>
                                    <w:rPr>
                                      <w:rFonts w:ascii="Cambria Math" w:hAnsi="Cambria Math"/>
                                    </w:rPr>
                                    <m:t>0</m:t>
                                  </m:r>
                                </m:sub>
                              </m:sSub>
                            </m:e>
                          </m:acc>
                        </m:den>
                      </m:f>
                    </m:e>
                  </m:d>
                </m:e>
              </m:d>
            </m:e>
            <m:sup>
              <m:f>
                <m:fPr>
                  <m:ctrlPr>
                    <w:rPr>
                      <w:rFonts w:ascii="Cambria Math" w:hAnsi="Cambria Math"/>
                    </w:rPr>
                  </m:ctrlPr>
                </m:fPr>
                <m:num>
                  <m:r>
                    <w:rPr>
                      <w:rFonts w:ascii="Cambria Math" w:hAnsi="Cambria Math"/>
                    </w:rPr>
                    <m:t>n</m:t>
                  </m:r>
                </m:num>
                <m:den>
                  <m:r>
                    <w:rPr>
                      <w:rFonts w:ascii="Cambria Math" w:hAnsi="Cambria Math"/>
                    </w:rPr>
                    <m:t>2</m:t>
                  </m:r>
                </m:den>
              </m:f>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r>
                            <m:rPr>
                              <m:sty m:val="p"/>
                            </m:rPr>
                            <w:rPr>
                              <w:rFonts w:ascii="Cambria Math" w:hAnsi="Cambria Math"/>
                            </w:rPr>
                            <m:t>'</m:t>
                          </m:r>
                        </m:num>
                        <m:den>
                          <m:sSubSup>
                            <m:sSubSupPr>
                              <m:ctrlPr>
                                <w:rPr>
                                  <w:rFonts w:ascii="Cambria Math" w:hAnsi="Cambria Math"/>
                                </w:rPr>
                              </m:ctrlPr>
                            </m:sSubSupPr>
                            <m:e>
                              <m:r>
                                <w:rPr>
                                  <w:rFonts w:ascii="Cambria Math" w:hAnsi="Cambria Math"/>
                                </w:rPr>
                                <m:t>Σ</m:t>
                              </m:r>
                            </m:e>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0</m:t>
                                  </m:r>
                                </m:sub>
                              </m:sSub>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0</m:t>
                                  </m:r>
                                </m:sub>
                              </m:sSub>
                            </m:e>
                          </m:d>
                          <m:r>
                            <m:rPr>
                              <m:sty m:val="p"/>
                            </m:rPr>
                            <w:rPr>
                              <w:rFonts w:ascii="Cambria Math" w:hAnsi="Cambria Math"/>
                            </w:rPr>
                            <m:t>'</m:t>
                          </m:r>
                        </m:den>
                      </m:f>
                    </m:e>
                  </m:d>
                </m:e>
              </m:d>
            </m:e>
            <m:sup>
              <m:f>
                <m:fPr>
                  <m:ctrlPr>
                    <w:rPr>
                      <w:rFonts w:ascii="Cambria Math" w:hAnsi="Cambria Math"/>
                    </w:rPr>
                  </m:ctrlPr>
                </m:fPr>
                <m:num>
                  <m:r>
                    <w:rPr>
                      <w:rFonts w:ascii="Cambria Math" w:hAnsi="Cambria Math"/>
                    </w:rPr>
                    <m:t>n</m:t>
                  </m:r>
                </m:num>
                <m:den>
                  <m:r>
                    <w:rPr>
                      <w:rFonts w:ascii="Cambria Math" w:hAnsi="Cambria Math"/>
                    </w:rPr>
                    <m:t>2</m:t>
                  </m:r>
                </m:den>
              </m:f>
            </m:sup>
          </m:sSup>
          <m:r>
            <m:rPr>
              <m:sty m:val="p"/>
            </m:rPr>
            <w:rPr>
              <w:rFonts w:ascii="Cambria Math" w:hAnsi="Cambria Math"/>
            </w:rPr>
            <m:t>&lt;</m:t>
          </m:r>
          <m:sSub>
            <m:sSubPr>
              <m:ctrlPr>
                <w:rPr>
                  <w:rFonts w:ascii="Cambria Math" w:hAnsi="Cambria Math"/>
                </w:rPr>
              </m:ctrlPr>
            </m:sSubPr>
            <m:e>
              <m:r>
                <w:rPr>
                  <w:rFonts w:ascii="Cambria Math" w:hAnsi="Cambria Math"/>
                </w:rPr>
                <m:t>c</m:t>
              </m:r>
            </m:e>
            <m:sub>
              <m:r>
                <w:rPr>
                  <w:rFonts w:ascii="Cambria Math" w:hAnsi="Cambria Math"/>
                </w:rPr>
                <m:t>α</m:t>
              </m:r>
            </m:sub>
          </m:sSub>
        </m:oMath>
      </m:oMathPara>
    </w:p>
    <w:p w14:paraId="0920FCEF" w14:textId="77777777" w:rsidR="00A807F8" w:rsidRDefault="00A807F8" w:rsidP="00126BF3">
      <w:pPr>
        <w:pStyle w:val="BodyText"/>
        <w:spacing w:before="0" w:after="0"/>
      </w:pPr>
    </w:p>
    <w:p w14:paraId="59522A6C" w14:textId="60466F19" w:rsidR="00155AA1" w:rsidRDefault="00000000" w:rsidP="00126BF3">
      <w:pPr>
        <w:pStyle w:val="BodyText"/>
        <w:spacing w:before="0" w:after="0"/>
      </w:pPr>
      <w:r>
        <w:t xml:space="preserve">We will need to divide the numerator by 3, but otherwise it’s just a matter of flipping the fraction from (a) and setting it to the power of </w:t>
      </w:r>
      <m:oMath>
        <m:f>
          <m:fPr>
            <m:ctrlPr>
              <w:rPr>
                <w:rFonts w:ascii="Cambria Math" w:hAnsi="Cambria Math"/>
              </w:rPr>
            </m:ctrlPr>
          </m:fPr>
          <m:num>
            <m:r>
              <w:rPr>
                <w:rFonts w:ascii="Cambria Math" w:hAnsi="Cambria Math"/>
              </w:rPr>
              <m:t>n</m:t>
            </m:r>
          </m:num>
          <m:den>
            <m:r>
              <w:rPr>
                <w:rFonts w:ascii="Cambria Math" w:hAnsi="Cambria Math"/>
              </w:rPr>
              <m:t>2</m:t>
            </m:r>
          </m:den>
        </m:f>
      </m:oMath>
      <w:r>
        <w:t>.</w:t>
      </w:r>
    </w:p>
    <w:p w14:paraId="403264A0" w14:textId="77777777" w:rsidR="00155AA1" w:rsidRDefault="00000000" w:rsidP="00126BF3">
      <w:pPr>
        <w:pStyle w:val="SourceCode"/>
        <w:wordWrap/>
        <w:spacing w:after="0"/>
      </w:pPr>
      <w:r>
        <w:rPr>
          <w:rStyle w:val="VerbatimChar"/>
        </w:rPr>
        <w:t>## The value of the Lambda is 0.03251814</w:t>
      </w:r>
    </w:p>
    <w:p w14:paraId="684B1D79" w14:textId="77777777" w:rsidR="00155AA1" w:rsidRDefault="00000000" w:rsidP="00126BF3">
      <w:pPr>
        <w:pStyle w:val="FirstParagraph"/>
        <w:spacing w:before="0" w:after="0"/>
      </w:pPr>
      <w:r>
        <w:t xml:space="preserve">Now, the Wilk’s lambda formula is this: </w:t>
      </w:r>
      <m:oMath>
        <m:sSup>
          <m:sSupPr>
            <m:ctrlPr>
              <w:rPr>
                <w:rFonts w:ascii="Cambria Math" w:hAnsi="Cambria Math"/>
              </w:rPr>
            </m:ctrlPr>
          </m:sSupPr>
          <m:e>
            <m:r>
              <w:rPr>
                <w:rFonts w:ascii="Cambria Math" w:hAnsi="Cambria Math"/>
              </w:rPr>
              <m:t>Λ</m:t>
            </m:r>
          </m:e>
          <m:sup>
            <m:f>
              <m:fPr>
                <m:ctrlPr>
                  <w:rPr>
                    <w:rFonts w:ascii="Cambria Math" w:hAnsi="Cambria Math"/>
                  </w:rPr>
                </m:ctrlPr>
              </m:fPr>
              <m:num>
                <m:r>
                  <w:rPr>
                    <w:rFonts w:ascii="Cambria Math" w:hAnsi="Cambria Math"/>
                  </w:rPr>
                  <m:t>2</m:t>
                </m:r>
              </m:num>
              <m:den>
                <m:r>
                  <w:rPr>
                    <w:rFonts w:ascii="Cambria Math" w:hAnsi="Cambria Math"/>
                  </w:rPr>
                  <m:t>n</m:t>
                </m:r>
              </m:den>
            </m:f>
          </m:sup>
        </m:sSup>
      </m:oMath>
      <w:r>
        <w:t>. Plugging in all the values, we get this:</w:t>
      </w:r>
    </w:p>
    <w:p w14:paraId="24B69283" w14:textId="77777777" w:rsidR="00155AA1" w:rsidRDefault="00000000" w:rsidP="00126BF3">
      <w:pPr>
        <w:pStyle w:val="SourceCode"/>
        <w:wordWrap/>
        <w:spacing w:after="0"/>
      </w:pPr>
      <w:r>
        <w:rPr>
          <w:rStyle w:val="VerbatimChar"/>
        </w:rPr>
        <w:t>## [1] 0.1803279</w:t>
      </w:r>
    </w:p>
    <w:p w14:paraId="0B1F601E" w14:textId="77777777" w:rsidR="00155AA1" w:rsidRDefault="00000000" w:rsidP="00126BF3">
      <w:pPr>
        <w:pStyle w:val="Heading2"/>
        <w:spacing w:before="0"/>
      </w:pPr>
      <w:bookmarkStart w:id="4" w:name="Xc7719ae149e73af5d930e90a0bfc6fecea615cc"/>
      <w:bookmarkEnd w:id="0"/>
      <w:bookmarkEnd w:id="3"/>
      <w:r>
        <w:lastRenderedPageBreak/>
        <w:t>10. Refer to the bear growth data in Example 1.10 (see Table 1.4). Restrict your attention to the measurements of length</w:t>
      </w:r>
    </w:p>
    <w:p w14:paraId="4DB71F09" w14:textId="77777777" w:rsidR="00155AA1" w:rsidRDefault="00000000" w:rsidP="00126BF3">
      <w:pPr>
        <w:pStyle w:val="Heading3"/>
        <w:spacing w:before="0"/>
      </w:pPr>
      <w:bookmarkStart w:id="5" w:name="X37d61db25b6fa4588712b52a7e564abfbd44a86"/>
      <w:r>
        <w:t xml:space="preserve">(a) Obtain the 95% </w:t>
      </w:r>
      <m:oMath>
        <m:sSup>
          <m:sSupPr>
            <m:ctrlPr>
              <w:rPr>
                <w:rFonts w:ascii="Cambria Math" w:hAnsi="Cambria Math"/>
              </w:rPr>
            </m:ctrlPr>
          </m:sSupPr>
          <m:e>
            <m:r>
              <m:rPr>
                <m:sty m:val="bi"/>
              </m:rPr>
              <w:rPr>
                <w:rFonts w:ascii="Cambria Math" w:hAnsi="Cambria Math"/>
              </w:rPr>
              <m:t>T</m:t>
            </m:r>
          </m:e>
          <m:sup>
            <m:r>
              <m:rPr>
                <m:sty m:val="bi"/>
              </m:rPr>
              <w:rPr>
                <w:rFonts w:ascii="Cambria Math" w:hAnsi="Cambria Math"/>
              </w:rPr>
              <m:t>2</m:t>
            </m:r>
          </m:sup>
        </m:sSup>
      </m:oMath>
      <w:r>
        <w:t xml:space="preserve"> simultaneous confidence intervals for the four population means for length.</w:t>
      </w:r>
    </w:p>
    <w:p w14:paraId="64840B90" w14:textId="77777777" w:rsidR="00126BF3" w:rsidRDefault="00126BF3" w:rsidP="00126BF3">
      <w:pPr>
        <w:pStyle w:val="FirstParagraph"/>
        <w:spacing w:before="0" w:after="0"/>
      </w:pPr>
    </w:p>
    <w:p w14:paraId="052E88B2" w14:textId="2DB71A98" w:rsidR="00155AA1" w:rsidRDefault="00000000" w:rsidP="00126BF3">
      <w:pPr>
        <w:pStyle w:val="FirstParagraph"/>
        <w:spacing w:before="0" w:after="0"/>
      </w:pPr>
      <w:r>
        <w:t xml:space="preserve">The </w:t>
      </w:r>
      <m:oMath>
        <m:sSup>
          <m:sSupPr>
            <m:ctrlPr>
              <w:rPr>
                <w:rFonts w:ascii="Cambria Math" w:hAnsi="Cambria Math"/>
              </w:rPr>
            </m:ctrlPr>
          </m:sSupPr>
          <m:e>
            <m:r>
              <w:rPr>
                <w:rFonts w:ascii="Cambria Math" w:hAnsi="Cambria Math"/>
              </w:rPr>
              <m:t>T</m:t>
            </m:r>
          </m:e>
          <m:sup>
            <m:r>
              <w:rPr>
                <w:rFonts w:ascii="Cambria Math" w:hAnsi="Cambria Math"/>
              </w:rPr>
              <m:t>2</m:t>
            </m:r>
          </m:sup>
        </m:sSup>
      </m:oMath>
      <w:r>
        <w:t xml:space="preserve"> simultaneous confidence interval formula is:</w:t>
      </w:r>
    </w:p>
    <w:p w14:paraId="385EEA5A" w14:textId="77777777" w:rsidR="00A807F8" w:rsidRPr="00A807F8" w:rsidRDefault="00A807F8" w:rsidP="00A807F8">
      <w:pPr>
        <w:pStyle w:val="BodyText"/>
        <w:spacing w:before="0" w:after="0"/>
      </w:pPr>
    </w:p>
    <w:p w14:paraId="653EC1C5" w14:textId="77777777" w:rsidR="00155AA1" w:rsidRDefault="00000000" w:rsidP="00126BF3">
      <w:pPr>
        <w:pStyle w:val="BodyText"/>
        <w:spacing w:before="0" w:after="0"/>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p</m:t>
                  </m:r>
                </m:sub>
              </m:sSub>
            </m:e>
          </m:acc>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num>
                <m:den>
                  <m:r>
                    <w:rPr>
                      <w:rFonts w:ascii="Cambria Math" w:hAnsi="Cambria Math"/>
                    </w:rPr>
                    <m:t>n</m:t>
                  </m:r>
                  <m:r>
                    <m:rPr>
                      <m:sty m:val="p"/>
                    </m:rPr>
                    <w:rPr>
                      <w:rFonts w:ascii="Cambria Math" w:hAnsi="Cambria Math"/>
                    </w:rPr>
                    <m:t>-</m:t>
                  </m:r>
                  <m:r>
                    <w:rPr>
                      <w:rFonts w:ascii="Cambria Math" w:hAnsi="Cambria Math"/>
                    </w:rPr>
                    <m:t>p</m:t>
                  </m:r>
                </m:den>
              </m:f>
              <m:sSub>
                <m:sSubPr>
                  <m:ctrlPr>
                    <w:rPr>
                      <w:rFonts w:ascii="Cambria Math" w:hAnsi="Cambria Math"/>
                    </w:rPr>
                  </m:ctrlPr>
                </m:sSubPr>
                <m:e>
                  <m:r>
                    <w:rPr>
                      <w:rFonts w:ascii="Cambria Math" w:hAnsi="Cambria Math"/>
                    </w:rPr>
                    <m:t>F</m:t>
                  </m:r>
                </m:e>
                <m:sub>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p</m:t>
                  </m:r>
                </m:sub>
              </m:sSub>
              <m:d>
                <m:dPr>
                  <m:ctrlPr>
                    <w:rPr>
                      <w:rFonts w:ascii="Cambria Math" w:hAnsi="Cambria Math"/>
                    </w:rPr>
                  </m:ctrlPr>
                </m:dPr>
                <m:e>
                  <m:r>
                    <w:rPr>
                      <w:rFonts w:ascii="Cambria Math" w:hAnsi="Cambria Math"/>
                    </w:rPr>
                    <m:t>α</m:t>
                  </m:r>
                </m:e>
              </m:d>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pp</m:t>
                      </m:r>
                    </m:sub>
                  </m:sSub>
                </m:num>
                <m:den>
                  <m:r>
                    <w:rPr>
                      <w:rFonts w:ascii="Cambria Math" w:hAnsi="Cambria Math"/>
                    </w:rPr>
                    <m:t>n</m:t>
                  </m:r>
                </m:den>
              </m:f>
            </m:e>
          </m:rad>
        </m:oMath>
      </m:oMathPara>
    </w:p>
    <w:p w14:paraId="33493996" w14:textId="77777777" w:rsidR="00126BF3" w:rsidRDefault="00126BF3" w:rsidP="00126BF3">
      <w:pPr>
        <w:pStyle w:val="BodyText"/>
        <w:spacing w:before="0" w:after="0"/>
      </w:pPr>
    </w:p>
    <w:p w14:paraId="339C89BE" w14:textId="38BC850E" w:rsidR="00155AA1" w:rsidRDefault="00000000" w:rsidP="00126BF3">
      <w:pPr>
        <w:pStyle w:val="BodyText"/>
        <w:spacing w:before="0" w:after="0"/>
      </w:pPr>
      <w:r>
        <w:t>Then, the confidence interval for length2 is:</w:t>
      </w:r>
    </w:p>
    <w:p w14:paraId="175D1C70" w14:textId="77777777" w:rsidR="00155AA1" w:rsidRDefault="00000000" w:rsidP="00126BF3">
      <w:pPr>
        <w:pStyle w:val="SourceCode"/>
        <w:wordWrap/>
        <w:spacing w:after="0"/>
      </w:pPr>
      <w:r>
        <w:rPr>
          <w:rStyle w:val="VerbatimChar"/>
        </w:rPr>
        <w:t>## ( 132.9837 , 153.5877 )</w:t>
      </w:r>
    </w:p>
    <w:p w14:paraId="0E5EC60C" w14:textId="77777777" w:rsidR="00126BF3" w:rsidRDefault="00126BF3" w:rsidP="00126BF3">
      <w:pPr>
        <w:pStyle w:val="FirstParagraph"/>
        <w:spacing w:before="0" w:after="0"/>
      </w:pPr>
    </w:p>
    <w:p w14:paraId="6A18A311" w14:textId="1B32FE9E" w:rsidR="00155AA1" w:rsidRDefault="00000000" w:rsidP="00126BF3">
      <w:pPr>
        <w:pStyle w:val="FirstParagraph"/>
        <w:spacing w:before="0" w:after="0"/>
      </w:pPr>
      <w:r>
        <w:t>For length3, the confidence interval is:</w:t>
      </w:r>
    </w:p>
    <w:p w14:paraId="4E34ADB9" w14:textId="77777777" w:rsidR="00155AA1" w:rsidRDefault="00000000" w:rsidP="00126BF3">
      <w:pPr>
        <w:pStyle w:val="SourceCode"/>
        <w:wordWrap/>
        <w:spacing w:after="0"/>
      </w:pPr>
      <w:r>
        <w:rPr>
          <w:rStyle w:val="VerbatimChar"/>
        </w:rPr>
        <w:t>## ( 132.9074 , 185.6641 )</w:t>
      </w:r>
    </w:p>
    <w:p w14:paraId="12E50545" w14:textId="77777777" w:rsidR="00126BF3" w:rsidRDefault="00126BF3" w:rsidP="00126BF3">
      <w:pPr>
        <w:pStyle w:val="FirstParagraph"/>
        <w:spacing w:before="0" w:after="0"/>
      </w:pPr>
    </w:p>
    <w:p w14:paraId="55F97749" w14:textId="64E07B3F" w:rsidR="00155AA1" w:rsidRDefault="00000000" w:rsidP="00126BF3">
      <w:pPr>
        <w:pStyle w:val="FirstParagraph"/>
        <w:spacing w:before="0" w:after="0"/>
      </w:pPr>
      <w:r>
        <w:t>For length4, the confidence interval is:</w:t>
      </w:r>
    </w:p>
    <w:p w14:paraId="5E6206A1" w14:textId="77777777" w:rsidR="00155AA1" w:rsidRDefault="00000000" w:rsidP="00126BF3">
      <w:pPr>
        <w:pStyle w:val="SourceCode"/>
        <w:wordWrap/>
        <w:spacing w:after="0"/>
      </w:pPr>
      <w:r>
        <w:rPr>
          <w:rStyle w:val="VerbatimChar"/>
        </w:rPr>
        <w:t>## ( 162.6495 , 183.6362 )</w:t>
      </w:r>
    </w:p>
    <w:p w14:paraId="021CA514" w14:textId="77777777" w:rsidR="00126BF3" w:rsidRDefault="00126BF3" w:rsidP="00126BF3">
      <w:pPr>
        <w:pStyle w:val="FirstParagraph"/>
        <w:spacing w:before="0" w:after="0"/>
      </w:pPr>
    </w:p>
    <w:p w14:paraId="71A549E4" w14:textId="7707D253" w:rsidR="00155AA1" w:rsidRDefault="00000000" w:rsidP="00126BF3">
      <w:pPr>
        <w:pStyle w:val="FirstParagraph"/>
        <w:spacing w:before="0" w:after="0"/>
      </w:pPr>
      <w:r>
        <w:t>For length5, the confidence interval is:</w:t>
      </w:r>
    </w:p>
    <w:p w14:paraId="6D10B63F" w14:textId="77777777" w:rsidR="00155AA1" w:rsidRDefault="00000000" w:rsidP="00126BF3">
      <w:pPr>
        <w:pStyle w:val="SourceCode"/>
        <w:wordWrap/>
        <w:spacing w:after="0"/>
      </w:pPr>
      <w:r>
        <w:rPr>
          <w:rStyle w:val="VerbatimChar"/>
        </w:rPr>
        <w:t>## ( 159.3459 , 194.9399 )</w:t>
      </w:r>
    </w:p>
    <w:p w14:paraId="2EC27440" w14:textId="77777777" w:rsidR="00126BF3" w:rsidRDefault="00126BF3" w:rsidP="00126BF3">
      <w:pPr>
        <w:pStyle w:val="Heading3"/>
        <w:spacing w:before="0"/>
      </w:pPr>
      <w:bookmarkStart w:id="6" w:name="X6eea4c1c97cf0ec05938d6ed2257669ec6c678a"/>
      <w:bookmarkEnd w:id="5"/>
    </w:p>
    <w:p w14:paraId="352C89FF" w14:textId="1FF5AB89" w:rsidR="00155AA1" w:rsidRDefault="00000000" w:rsidP="00126BF3">
      <w:pPr>
        <w:pStyle w:val="Heading3"/>
        <w:spacing w:before="0"/>
      </w:pPr>
      <w:r>
        <w:t xml:space="preserve">(b) Refer to Part a. Obtain the 95% </w:t>
      </w:r>
      <m:oMath>
        <m:sSup>
          <m:sSupPr>
            <m:ctrlPr>
              <w:rPr>
                <w:rFonts w:ascii="Cambria Math" w:hAnsi="Cambria Math"/>
              </w:rPr>
            </m:ctrlPr>
          </m:sSupPr>
          <m:e>
            <m:r>
              <m:rPr>
                <m:sty m:val="bi"/>
              </m:rPr>
              <w:rPr>
                <w:rFonts w:ascii="Cambria Math" w:hAnsi="Cambria Math"/>
              </w:rPr>
              <m:t>T</m:t>
            </m:r>
          </m:e>
          <m:sup>
            <m:r>
              <m:rPr>
                <m:sty m:val="bi"/>
              </m:rPr>
              <w:rPr>
                <w:rFonts w:ascii="Cambria Math" w:hAnsi="Cambria Math"/>
              </w:rPr>
              <m:t>2</m:t>
            </m:r>
          </m:sup>
        </m:sSup>
      </m:oMath>
      <w:r>
        <w:t xml:space="preserve"> simultaneous confidence intervals for the three successive yearly increases in mean length</w:t>
      </w:r>
    </w:p>
    <w:p w14:paraId="15F2EBB3" w14:textId="77777777" w:rsidR="00126BF3" w:rsidRPr="00126BF3" w:rsidRDefault="00126BF3" w:rsidP="00126BF3">
      <w:pPr>
        <w:pStyle w:val="BodyText"/>
        <w:spacing w:before="0" w:after="0"/>
      </w:pPr>
    </w:p>
    <w:p w14:paraId="08B6BFE6" w14:textId="77777777" w:rsidR="00155AA1" w:rsidRDefault="00000000" w:rsidP="00126BF3">
      <w:pPr>
        <w:pStyle w:val="SourceCode"/>
        <w:wordWrap/>
        <w:spacing w:after="0"/>
      </w:pPr>
      <w:r>
        <w:rPr>
          <w:rStyle w:val="VerbatimChar"/>
        </w:rPr>
        <w:t>## Length2 - Length3: ( -8.283481 , 40.28348 )</w:t>
      </w:r>
    </w:p>
    <w:p w14:paraId="65ECA03C" w14:textId="77777777" w:rsidR="00155AA1" w:rsidRDefault="00000000" w:rsidP="00126BF3">
      <w:pPr>
        <w:pStyle w:val="SourceCode"/>
        <w:wordWrap/>
        <w:spacing w:after="0"/>
      </w:pPr>
      <w:r>
        <w:rPr>
          <w:rStyle w:val="VerbatimChar"/>
        </w:rPr>
        <w:t>## Length3 - Length4: ( -38.05854 , 10.34425 )</w:t>
      </w:r>
    </w:p>
    <w:p w14:paraId="41CC1B27" w14:textId="77777777" w:rsidR="00155AA1" w:rsidRDefault="00000000" w:rsidP="00126BF3">
      <w:pPr>
        <w:pStyle w:val="SourceCode"/>
        <w:wordWrap/>
        <w:spacing w:after="0"/>
      </w:pPr>
      <w:r>
        <w:rPr>
          <w:rStyle w:val="VerbatimChar"/>
        </w:rPr>
        <w:t>## Length4 - Length5: ( -10.37438 , 18.37438 )</w:t>
      </w:r>
    </w:p>
    <w:p w14:paraId="4D868882" w14:textId="77777777" w:rsidR="00126BF3" w:rsidRDefault="00126BF3" w:rsidP="00126BF3">
      <w:pPr>
        <w:pStyle w:val="Heading3"/>
        <w:spacing w:before="0"/>
      </w:pPr>
      <w:bookmarkStart w:id="7" w:name="X0f51fe03b2ec0757e0d978e37fe50242e658afd"/>
      <w:bookmarkEnd w:id="6"/>
    </w:p>
    <w:p w14:paraId="4E3A7C96" w14:textId="1F885DE3" w:rsidR="00155AA1" w:rsidRDefault="00000000" w:rsidP="00126BF3">
      <w:pPr>
        <w:pStyle w:val="Heading3"/>
        <w:spacing w:before="0"/>
      </w:pPr>
      <w:r>
        <w:t xml:space="preserve">(c) Obtain the 95% </w:t>
      </w:r>
      <m:oMath>
        <m:sSup>
          <m:sSupPr>
            <m:ctrlPr>
              <w:rPr>
                <w:rFonts w:ascii="Cambria Math" w:hAnsi="Cambria Math"/>
              </w:rPr>
            </m:ctrlPr>
          </m:sSupPr>
          <m:e>
            <m:r>
              <m:rPr>
                <m:sty m:val="bi"/>
              </m:rPr>
              <w:rPr>
                <w:rFonts w:ascii="Cambria Math" w:hAnsi="Cambria Math"/>
              </w:rPr>
              <m:t>T</m:t>
            </m:r>
          </m:e>
          <m:sup>
            <m:r>
              <m:rPr>
                <m:sty m:val="bi"/>
              </m:rPr>
              <w:rPr>
                <w:rFonts w:ascii="Cambria Math" w:hAnsi="Cambria Math"/>
              </w:rPr>
              <m:t>2</m:t>
            </m:r>
          </m:sup>
        </m:sSup>
      </m:oMath>
      <w:r>
        <w:t xml:space="preserve"> confidence ellipse for the mean increase in length from 2 to 3 years and the mean increase in length from 4 to 5 years.</w:t>
      </w:r>
    </w:p>
    <w:p w14:paraId="60EC2CCA" w14:textId="77777777" w:rsidR="00126BF3" w:rsidRPr="00126BF3" w:rsidRDefault="00126BF3" w:rsidP="00126BF3">
      <w:pPr>
        <w:pStyle w:val="BodyText"/>
        <w:spacing w:before="0" w:after="0"/>
      </w:pPr>
    </w:p>
    <w:p w14:paraId="1E514A17" w14:textId="1D1A4361" w:rsidR="00126BF3" w:rsidRPr="00126BF3" w:rsidRDefault="00000000" w:rsidP="00A807F8">
      <w:pPr>
        <w:pStyle w:val="FirstParagraph"/>
        <w:spacing w:before="0" w:after="0"/>
        <w:jc w:val="center"/>
      </w:pPr>
      <w:r>
        <w:rPr>
          <w:noProof/>
        </w:rPr>
        <w:drawing>
          <wp:inline distT="0" distB="0" distL="0" distR="0" wp14:anchorId="3BE0391C" wp14:editId="5FD8D96E">
            <wp:extent cx="3540868" cy="2236988"/>
            <wp:effectExtent l="0" t="0" r="254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M760-Ch5-HW_files/figure-docx/unnamed-chunk-18-1.png"/>
                    <pic:cNvPicPr>
                      <a:picLocks noChangeAspect="1" noChangeArrowheads="1"/>
                    </pic:cNvPicPr>
                  </pic:nvPicPr>
                  <pic:blipFill rotWithShape="1">
                    <a:blip r:embed="rId7"/>
                    <a:srcRect t="14477" r="5644" b="3393"/>
                    <a:stretch/>
                  </pic:blipFill>
                  <pic:spPr bwMode="auto">
                    <a:xfrm>
                      <a:off x="0" y="0"/>
                      <a:ext cx="3541688" cy="2237506"/>
                    </a:xfrm>
                    <a:prstGeom prst="rect">
                      <a:avLst/>
                    </a:prstGeom>
                    <a:noFill/>
                    <a:ln>
                      <a:noFill/>
                    </a:ln>
                    <a:extLst>
                      <a:ext uri="{53640926-AAD7-44D8-BBD7-CCE9431645EC}">
                        <a14:shadowObscured xmlns:a14="http://schemas.microsoft.com/office/drawing/2010/main"/>
                      </a:ext>
                    </a:extLst>
                  </pic:spPr>
                </pic:pic>
              </a:graphicData>
            </a:graphic>
          </wp:inline>
        </w:drawing>
      </w:r>
    </w:p>
    <w:p w14:paraId="5345E9E5" w14:textId="77777777" w:rsidR="00155AA1" w:rsidRDefault="00000000" w:rsidP="00126BF3">
      <w:pPr>
        <w:pStyle w:val="Heading3"/>
        <w:spacing w:before="0"/>
      </w:pPr>
      <w:bookmarkStart w:id="8" w:name="Xa0165ba8ca7ea4b9305a8a3b1b0176fbcefa806"/>
      <w:bookmarkEnd w:id="7"/>
      <w:r>
        <w:lastRenderedPageBreak/>
        <w:t>(d) Refer to Parts a and b. Construct the 95% Bonferroni confidence intervals for the set consisting of four mean lengths and three successive yearly increases in mean length.</w:t>
      </w:r>
    </w:p>
    <w:p w14:paraId="58D28932" w14:textId="77777777" w:rsidR="00126BF3" w:rsidRPr="00126BF3" w:rsidRDefault="00126BF3" w:rsidP="00126BF3">
      <w:pPr>
        <w:pStyle w:val="BodyText"/>
        <w:spacing w:before="0" w:after="0"/>
      </w:pPr>
    </w:p>
    <w:p w14:paraId="3C2AD4AD" w14:textId="77777777" w:rsidR="00155AA1" w:rsidRDefault="00000000" w:rsidP="00126BF3">
      <w:pPr>
        <w:pStyle w:val="SourceCode"/>
        <w:wordWrap/>
        <w:spacing w:after="0"/>
      </w:pPr>
      <w:r>
        <w:rPr>
          <w:rStyle w:val="VerbatimChar"/>
        </w:rPr>
        <w:t>## Length 2: ( 138.0904 , 148.481 )</w:t>
      </w:r>
    </w:p>
    <w:p w14:paraId="522DCC8F" w14:textId="77777777" w:rsidR="00155AA1" w:rsidRDefault="00000000" w:rsidP="00126BF3">
      <w:pPr>
        <w:pStyle w:val="SourceCode"/>
        <w:wordWrap/>
        <w:spacing w:after="0"/>
      </w:pPr>
      <w:r>
        <w:rPr>
          <w:rStyle w:val="VerbatimChar"/>
        </w:rPr>
        <w:t>## Length 3: ( 145.9831 , 172.5883 )</w:t>
      </w:r>
    </w:p>
    <w:p w14:paraId="420D7060" w14:textId="77777777" w:rsidR="00155AA1" w:rsidRDefault="00000000" w:rsidP="00126BF3">
      <w:pPr>
        <w:pStyle w:val="SourceCode"/>
        <w:wordWrap/>
        <w:spacing w:after="0"/>
      </w:pPr>
      <w:r>
        <w:rPr>
          <w:rStyle w:val="VerbatimChar"/>
        </w:rPr>
        <w:t>## Length 4: ( 167.8511 , 178.4347 )</w:t>
      </w:r>
    </w:p>
    <w:p w14:paraId="189CF855" w14:textId="77777777" w:rsidR="00155AA1" w:rsidRDefault="00000000" w:rsidP="00126BF3">
      <w:pPr>
        <w:pStyle w:val="SourceCode"/>
        <w:wordWrap/>
        <w:spacing w:after="0"/>
      </w:pPr>
      <w:r>
        <w:rPr>
          <w:rStyle w:val="VerbatimChar"/>
        </w:rPr>
        <w:t>## Length 5: ( 168.1678 , 186.1179 )</w:t>
      </w:r>
    </w:p>
    <w:p w14:paraId="58EF861B" w14:textId="77777777" w:rsidR="00155AA1" w:rsidRDefault="00000000" w:rsidP="00126BF3">
      <w:pPr>
        <w:pStyle w:val="SourceCode"/>
        <w:wordWrap/>
        <w:spacing w:after="0"/>
      </w:pPr>
      <w:r>
        <w:rPr>
          <w:rStyle w:val="VerbatimChar"/>
        </w:rPr>
        <w:t>## Length 2-3: ( 3.753818 , 28.24618 )</w:t>
      </w:r>
    </w:p>
    <w:p w14:paraId="77F8A09B" w14:textId="77777777" w:rsidR="00155AA1" w:rsidRDefault="00000000" w:rsidP="00126BF3">
      <w:pPr>
        <w:pStyle w:val="SourceCode"/>
        <w:wordWrap/>
        <w:spacing w:after="0"/>
      </w:pPr>
      <w:r>
        <w:rPr>
          <w:rStyle w:val="VerbatimChar"/>
        </w:rPr>
        <w:t>## Length 3-4: ( -26.06193 , -1.652357 )</w:t>
      </w:r>
    </w:p>
    <w:p w14:paraId="1836629B" w14:textId="77777777" w:rsidR="00155AA1" w:rsidRDefault="00000000" w:rsidP="00126BF3">
      <w:pPr>
        <w:pStyle w:val="SourceCode"/>
        <w:wordWrap/>
        <w:spacing w:after="0"/>
      </w:pPr>
      <w:r>
        <w:rPr>
          <w:rStyle w:val="VerbatimChar"/>
        </w:rPr>
        <w:t>## Length 4-5: ( -3.249013 , 11.24901 )</w:t>
      </w:r>
    </w:p>
    <w:p w14:paraId="6B664834" w14:textId="77777777" w:rsidR="00126BF3" w:rsidRDefault="00126BF3" w:rsidP="00126BF3">
      <w:pPr>
        <w:pStyle w:val="Heading3"/>
        <w:spacing w:before="0"/>
      </w:pPr>
      <w:bookmarkStart w:id="9" w:name="Xf69ff10f4ed78de4c402d803ae3b02303bc39e1"/>
      <w:bookmarkEnd w:id="8"/>
    </w:p>
    <w:p w14:paraId="7971975E" w14:textId="47322FF3" w:rsidR="00155AA1" w:rsidRDefault="00000000" w:rsidP="00126BF3">
      <w:pPr>
        <w:pStyle w:val="Heading3"/>
        <w:spacing w:before="0"/>
      </w:pPr>
      <w:r>
        <w:t xml:space="preserve">(e) Refer to Parts c and d. Compare the 95% Bonferroni confidence rectangle for the mean increase in length from 2 to 3 years and the mean increase in length from 4 to 5 years with the confidence ellipse produced by the </w:t>
      </w:r>
      <m:oMath>
        <m:sSup>
          <m:sSupPr>
            <m:ctrlPr>
              <w:rPr>
                <w:rFonts w:ascii="Cambria Math" w:hAnsi="Cambria Math"/>
              </w:rPr>
            </m:ctrlPr>
          </m:sSupPr>
          <m:e>
            <m:r>
              <m:rPr>
                <m:sty m:val="bi"/>
              </m:rPr>
              <w:rPr>
                <w:rFonts w:ascii="Cambria Math" w:hAnsi="Cambria Math"/>
              </w:rPr>
              <m:t>T</m:t>
            </m:r>
          </m:e>
          <m:sup>
            <m:r>
              <m:rPr>
                <m:sty m:val="bi"/>
              </m:rPr>
              <w:rPr>
                <w:rFonts w:ascii="Cambria Math" w:hAnsi="Cambria Math"/>
              </w:rPr>
              <m:t>2</m:t>
            </m:r>
          </m:sup>
        </m:sSup>
      </m:oMath>
      <w:r>
        <w:t>-procedure.</w:t>
      </w:r>
    </w:p>
    <w:p w14:paraId="1425C944" w14:textId="77777777" w:rsidR="00126BF3" w:rsidRPr="00126BF3" w:rsidRDefault="00126BF3" w:rsidP="00126BF3">
      <w:pPr>
        <w:pStyle w:val="BodyText"/>
        <w:spacing w:before="0" w:after="0"/>
      </w:pPr>
    </w:p>
    <w:p w14:paraId="15C8E0CB" w14:textId="77777777" w:rsidR="00155AA1" w:rsidRDefault="00000000" w:rsidP="00126BF3">
      <w:pPr>
        <w:pStyle w:val="FirstParagraph"/>
        <w:spacing w:before="0" w:after="0"/>
        <w:jc w:val="center"/>
      </w:pPr>
      <w:r>
        <w:rPr>
          <w:noProof/>
        </w:rPr>
        <w:drawing>
          <wp:inline distT="0" distB="0" distL="0" distR="0" wp14:anchorId="0B7909A7" wp14:editId="6A68047A">
            <wp:extent cx="3725694" cy="2519464"/>
            <wp:effectExtent l="0" t="0" r="8255"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M760-Ch5-HW_files/figure-docx/unnamed-chunk-20-1.png"/>
                    <pic:cNvPicPr>
                      <a:picLocks noChangeAspect="1" noChangeArrowheads="1"/>
                    </pic:cNvPicPr>
                  </pic:nvPicPr>
                  <pic:blipFill rotWithShape="1">
                    <a:blip r:embed="rId8"/>
                    <a:srcRect t="15004" r="5637" b="3913"/>
                    <a:stretch/>
                  </pic:blipFill>
                  <pic:spPr bwMode="auto">
                    <a:xfrm>
                      <a:off x="0" y="0"/>
                      <a:ext cx="3741085" cy="2529872"/>
                    </a:xfrm>
                    <a:prstGeom prst="rect">
                      <a:avLst/>
                    </a:prstGeom>
                    <a:noFill/>
                    <a:ln>
                      <a:noFill/>
                    </a:ln>
                    <a:extLst>
                      <a:ext uri="{53640926-AAD7-44D8-BBD7-CCE9431645EC}">
                        <a14:shadowObscured xmlns:a14="http://schemas.microsoft.com/office/drawing/2010/main"/>
                      </a:ext>
                    </a:extLst>
                  </pic:spPr>
                </pic:pic>
              </a:graphicData>
            </a:graphic>
          </wp:inline>
        </w:drawing>
      </w:r>
    </w:p>
    <w:p w14:paraId="41270CB9" w14:textId="77777777" w:rsidR="00126BF3" w:rsidRDefault="00126BF3" w:rsidP="00126BF3">
      <w:pPr>
        <w:pStyle w:val="BodyText"/>
        <w:spacing w:before="0" w:after="0"/>
      </w:pPr>
    </w:p>
    <w:p w14:paraId="6D5FDA2D" w14:textId="2F3A7107" w:rsidR="00A807F8" w:rsidRDefault="00000000" w:rsidP="00A807F8">
      <w:pPr>
        <w:pStyle w:val="BodyText"/>
        <w:spacing w:before="0" w:after="0"/>
      </w:pPr>
      <w:r>
        <w:t xml:space="preserve">While I do not believe my 95% Bonferroni confidence rectangle isn’t exactly right, I would still say it’s much smaller and more informative than the 95% </w:t>
      </w:r>
      <m:oMath>
        <m:sSup>
          <m:sSupPr>
            <m:ctrlPr>
              <w:rPr>
                <w:rFonts w:ascii="Cambria Math" w:hAnsi="Cambria Math"/>
              </w:rPr>
            </m:ctrlPr>
          </m:sSupPr>
          <m:e>
            <m:r>
              <w:rPr>
                <w:rFonts w:ascii="Cambria Math" w:hAnsi="Cambria Math"/>
              </w:rPr>
              <m:t>T</m:t>
            </m:r>
          </m:e>
          <m:sup>
            <m:r>
              <w:rPr>
                <w:rFonts w:ascii="Cambria Math" w:hAnsi="Cambria Math"/>
              </w:rPr>
              <m:t>2</m:t>
            </m:r>
          </m:sup>
        </m:sSup>
      </m:oMath>
      <w:r>
        <w:t xml:space="preserve"> confidence ellipse. This is simply because from previous results, we learned that </w:t>
      </w:r>
      <m:oMath>
        <m:sSup>
          <m:sSupPr>
            <m:ctrlPr>
              <w:rPr>
                <w:rFonts w:ascii="Cambria Math" w:hAnsi="Cambria Math"/>
              </w:rPr>
            </m:ctrlPr>
          </m:sSupPr>
          <m:e>
            <m:r>
              <w:rPr>
                <w:rFonts w:ascii="Cambria Math" w:hAnsi="Cambria Math"/>
              </w:rPr>
              <m:t>T</m:t>
            </m:r>
          </m:e>
          <m:sup>
            <m:r>
              <w:rPr>
                <w:rFonts w:ascii="Cambria Math" w:hAnsi="Cambria Math"/>
              </w:rPr>
              <m:t>2</m:t>
            </m:r>
          </m:sup>
        </m:sSup>
      </m:oMath>
      <w:r>
        <w:t xml:space="preserve"> intervals are longer in length compared to Bonferroni ones, therefore the latter would have a more contained area.</w:t>
      </w:r>
      <w:bookmarkStart w:id="10" w:name="given-the-data"/>
      <w:bookmarkEnd w:id="4"/>
      <w:bookmarkEnd w:id="9"/>
    </w:p>
    <w:p w14:paraId="083A0CAD" w14:textId="77777777" w:rsidR="00A807F8" w:rsidRDefault="00A807F8" w:rsidP="00A807F8">
      <w:pPr>
        <w:pStyle w:val="BodyText"/>
        <w:spacing w:before="0" w:after="0"/>
      </w:pPr>
    </w:p>
    <w:p w14:paraId="7433C76F" w14:textId="77777777" w:rsidR="00A807F8" w:rsidRDefault="00A807F8" w:rsidP="00A807F8">
      <w:pPr>
        <w:pStyle w:val="BodyText"/>
        <w:spacing w:before="0" w:after="0"/>
      </w:pPr>
    </w:p>
    <w:p w14:paraId="4F4DB64C" w14:textId="77777777" w:rsidR="00A807F8" w:rsidRDefault="00A807F8" w:rsidP="00A807F8">
      <w:pPr>
        <w:pStyle w:val="BodyText"/>
        <w:spacing w:before="0" w:after="0"/>
      </w:pPr>
    </w:p>
    <w:p w14:paraId="7AFCE9B2" w14:textId="77777777" w:rsidR="00A807F8" w:rsidRDefault="00A807F8" w:rsidP="00A807F8">
      <w:pPr>
        <w:pStyle w:val="BodyText"/>
        <w:spacing w:before="0" w:after="0"/>
      </w:pPr>
    </w:p>
    <w:p w14:paraId="78592A31" w14:textId="77777777" w:rsidR="00A807F8" w:rsidRDefault="00A807F8" w:rsidP="00A807F8">
      <w:pPr>
        <w:pStyle w:val="BodyText"/>
        <w:spacing w:before="0" w:after="0"/>
      </w:pPr>
    </w:p>
    <w:p w14:paraId="1B0CB226" w14:textId="77777777" w:rsidR="00A807F8" w:rsidRDefault="00A807F8" w:rsidP="00A807F8">
      <w:pPr>
        <w:pStyle w:val="BodyText"/>
        <w:spacing w:before="0" w:after="0"/>
      </w:pPr>
    </w:p>
    <w:p w14:paraId="19480AC0" w14:textId="77777777" w:rsidR="00A807F8" w:rsidRPr="00A807F8" w:rsidRDefault="00A807F8" w:rsidP="00A807F8">
      <w:pPr>
        <w:pStyle w:val="BodyText"/>
        <w:spacing w:before="0" w:after="0"/>
      </w:pPr>
    </w:p>
    <w:p w14:paraId="6C2BD471" w14:textId="2760E493" w:rsidR="00155AA1" w:rsidRPr="00126BF3" w:rsidRDefault="00000000" w:rsidP="00126BF3">
      <w:pPr>
        <w:pStyle w:val="Heading2"/>
        <w:spacing w:before="0"/>
        <w:rPr>
          <w:rFonts w:cstheme="majorHAnsi"/>
        </w:rPr>
      </w:pPr>
      <w:r w:rsidRPr="00126BF3">
        <w:rPr>
          <w:rFonts w:cstheme="majorHAnsi"/>
        </w:rPr>
        <w:lastRenderedPageBreak/>
        <w:t>12. Given the data</w:t>
      </w:r>
    </w:p>
    <w:p w14:paraId="601BEE3B" w14:textId="78529028" w:rsidR="00126BF3" w:rsidRPr="00126BF3" w:rsidRDefault="00126BF3" w:rsidP="00126BF3">
      <w:pPr>
        <w:pStyle w:val="BodyText"/>
        <w:rPr>
          <w:rFonts w:asciiTheme="majorHAnsi" w:hAnsiTheme="majorHAnsi" w:cstheme="majorHAnsi"/>
          <w:color w:val="4F81BD" w:themeColor="accent1"/>
          <w:sz w:val="28"/>
          <w:szCs w:val="28"/>
        </w:rPr>
      </w:pPr>
      <m:oMathPara>
        <m:oMath>
          <m:r>
            <w:rPr>
              <w:rFonts w:ascii="Cambria Math" w:hAnsi="Cambria Math" w:cstheme="majorHAnsi"/>
              <w:color w:val="4F81BD" w:themeColor="accent1"/>
              <w:sz w:val="28"/>
              <w:szCs w:val="28"/>
            </w:rPr>
            <m:t>X=</m:t>
          </m:r>
          <m:d>
            <m:dPr>
              <m:begChr m:val="["/>
              <m:endChr m:val="]"/>
              <m:ctrlPr>
                <w:rPr>
                  <w:rFonts w:ascii="Cambria Math" w:hAnsi="Cambria Math" w:cstheme="majorHAnsi"/>
                  <w:i/>
                  <w:color w:val="4F81BD" w:themeColor="accent1"/>
                  <w:sz w:val="28"/>
                  <w:szCs w:val="28"/>
                </w:rPr>
              </m:ctrlPr>
            </m:dPr>
            <m:e>
              <m:m>
                <m:mPr>
                  <m:mcs>
                    <m:mc>
                      <m:mcPr>
                        <m:count m:val="3"/>
                        <m:mcJc m:val="center"/>
                      </m:mcPr>
                    </m:mc>
                  </m:mcs>
                  <m:ctrlPr>
                    <w:rPr>
                      <w:rFonts w:ascii="Cambria Math" w:hAnsi="Cambria Math" w:cstheme="majorHAnsi"/>
                      <w:i/>
                      <w:color w:val="4F81BD" w:themeColor="accent1"/>
                      <w:sz w:val="28"/>
                      <w:szCs w:val="28"/>
                    </w:rPr>
                  </m:ctrlPr>
                </m:mPr>
                <m:mr>
                  <m:e>
                    <m:r>
                      <w:rPr>
                        <w:rFonts w:ascii="Cambria Math" w:hAnsi="Cambria Math" w:cstheme="majorHAnsi"/>
                        <w:color w:val="4F81BD" w:themeColor="accent1"/>
                        <w:sz w:val="28"/>
                        <w:szCs w:val="28"/>
                      </w:rPr>
                      <m:t>3</m:t>
                    </m:r>
                  </m:e>
                  <m:e>
                    <m:r>
                      <w:rPr>
                        <w:rFonts w:ascii="Cambria Math" w:hAnsi="Cambria Math" w:cstheme="majorHAnsi"/>
                        <w:color w:val="4F81BD" w:themeColor="accent1"/>
                        <w:sz w:val="28"/>
                        <w:szCs w:val="28"/>
                      </w:rPr>
                      <m:t>6</m:t>
                    </m:r>
                  </m:e>
                  <m:e>
                    <m:r>
                      <w:rPr>
                        <w:rFonts w:ascii="Cambria Math" w:hAnsi="Cambria Math" w:cstheme="majorHAnsi"/>
                        <w:color w:val="4F81BD" w:themeColor="accent1"/>
                        <w:sz w:val="28"/>
                        <w:szCs w:val="28"/>
                      </w:rPr>
                      <m:t>0</m:t>
                    </m:r>
                    <m:ctrlPr>
                      <w:rPr>
                        <w:rFonts w:ascii="Cambria Math" w:eastAsia="Cambria Math" w:hAnsi="Cambria Math" w:cstheme="majorHAnsi"/>
                        <w:i/>
                        <w:color w:val="4F81BD" w:themeColor="accent1"/>
                        <w:sz w:val="28"/>
                        <w:szCs w:val="28"/>
                      </w:rPr>
                    </m:ctrlPr>
                  </m:e>
                </m:mr>
                <m:mr>
                  <m:e>
                    <m:r>
                      <w:rPr>
                        <w:rFonts w:ascii="Cambria Math" w:hAnsi="Cambria Math" w:cstheme="majorHAnsi"/>
                        <w:color w:val="4F81BD" w:themeColor="accent1"/>
                        <w:sz w:val="28"/>
                        <w:szCs w:val="28"/>
                      </w:rPr>
                      <m:t>4</m:t>
                    </m:r>
                  </m:e>
                  <m:e>
                    <m:r>
                      <w:rPr>
                        <w:rFonts w:ascii="Cambria Math" w:hAnsi="Cambria Math" w:cstheme="majorHAnsi"/>
                        <w:color w:val="4F81BD" w:themeColor="accent1"/>
                        <w:sz w:val="28"/>
                        <w:szCs w:val="28"/>
                      </w:rPr>
                      <m:t>4</m:t>
                    </m:r>
                    <m:ctrlPr>
                      <w:rPr>
                        <w:rFonts w:ascii="Cambria Math" w:eastAsia="Cambria Math" w:hAnsi="Cambria Math" w:cstheme="majorHAnsi"/>
                        <w:i/>
                        <w:color w:val="4F81BD" w:themeColor="accent1"/>
                        <w:sz w:val="28"/>
                        <w:szCs w:val="28"/>
                      </w:rPr>
                    </m:ctrlPr>
                  </m:e>
                  <m:e>
                    <m:r>
                      <w:rPr>
                        <w:rFonts w:ascii="Cambria Math" w:eastAsia="Cambria Math" w:hAnsi="Cambria Math" w:cstheme="majorHAnsi"/>
                        <w:color w:val="4F81BD" w:themeColor="accent1"/>
                        <w:sz w:val="28"/>
                        <w:szCs w:val="28"/>
                      </w:rPr>
                      <m:t>3</m:t>
                    </m:r>
                    <m:ctrlPr>
                      <w:rPr>
                        <w:rFonts w:ascii="Cambria Math" w:eastAsia="Cambria Math" w:hAnsi="Cambria Math" w:cstheme="majorHAnsi"/>
                        <w:i/>
                        <w:color w:val="4F81BD" w:themeColor="accent1"/>
                        <w:sz w:val="28"/>
                        <w:szCs w:val="28"/>
                      </w:rPr>
                    </m:ctrlPr>
                  </m:e>
                </m:mr>
                <m:mr>
                  <m:e>
                    <m:r>
                      <w:rPr>
                        <w:rFonts w:ascii="Cambria Math" w:eastAsia="Cambria Math" w:hAnsi="Cambria Math" w:cstheme="majorHAnsi"/>
                        <w:color w:val="4F81BD" w:themeColor="accent1"/>
                        <w:sz w:val="28"/>
                        <w:szCs w:val="28"/>
                      </w:rPr>
                      <m:t>-</m:t>
                    </m:r>
                    <m:ctrlPr>
                      <w:rPr>
                        <w:rFonts w:ascii="Cambria Math" w:eastAsia="Cambria Math" w:hAnsi="Cambria Math" w:cstheme="majorHAnsi"/>
                        <w:i/>
                        <w:color w:val="4F81BD" w:themeColor="accent1"/>
                        <w:sz w:val="28"/>
                        <w:szCs w:val="28"/>
                      </w:rPr>
                    </m:ctrlPr>
                  </m:e>
                  <m:e>
                    <m:r>
                      <w:rPr>
                        <w:rFonts w:ascii="Cambria Math" w:eastAsia="Cambria Math" w:hAnsi="Cambria Math" w:cstheme="majorHAnsi"/>
                        <w:color w:val="4F81BD" w:themeColor="accent1"/>
                        <w:sz w:val="28"/>
                        <w:szCs w:val="28"/>
                      </w:rPr>
                      <m:t>8</m:t>
                    </m:r>
                    <m:ctrlPr>
                      <w:rPr>
                        <w:rFonts w:ascii="Cambria Math" w:eastAsia="Cambria Math" w:hAnsi="Cambria Math" w:cstheme="majorHAnsi"/>
                        <w:i/>
                        <w:color w:val="4F81BD" w:themeColor="accent1"/>
                        <w:sz w:val="28"/>
                        <w:szCs w:val="28"/>
                      </w:rPr>
                    </m:ctrlPr>
                  </m:e>
                  <m:e>
                    <m:r>
                      <w:rPr>
                        <w:rFonts w:ascii="Cambria Math" w:eastAsia="Cambria Math" w:hAnsi="Cambria Math" w:cstheme="majorHAnsi"/>
                        <w:color w:val="4F81BD" w:themeColor="accent1"/>
                        <w:sz w:val="28"/>
                        <w:szCs w:val="28"/>
                      </w:rPr>
                      <m:t>3</m:t>
                    </m:r>
                    <m:ctrlPr>
                      <w:rPr>
                        <w:rFonts w:ascii="Cambria Math" w:eastAsia="Cambria Math" w:hAnsi="Cambria Math" w:cstheme="majorHAnsi"/>
                        <w:i/>
                        <w:color w:val="4F81BD" w:themeColor="accent1"/>
                        <w:sz w:val="28"/>
                        <w:szCs w:val="28"/>
                      </w:rPr>
                    </m:ctrlPr>
                  </m:e>
                </m:mr>
                <m:mr>
                  <m:e>
                    <m:r>
                      <w:rPr>
                        <w:rFonts w:ascii="Cambria Math" w:eastAsia="Cambria Math" w:hAnsi="Cambria Math" w:cstheme="majorHAnsi"/>
                        <w:color w:val="4F81BD" w:themeColor="accent1"/>
                        <w:sz w:val="28"/>
                        <w:szCs w:val="28"/>
                      </w:rPr>
                      <m:t>5</m:t>
                    </m:r>
                    <m:ctrlPr>
                      <w:rPr>
                        <w:rFonts w:ascii="Cambria Math" w:eastAsia="Cambria Math" w:hAnsi="Cambria Math" w:cstheme="majorHAnsi"/>
                        <w:i/>
                        <w:color w:val="4F81BD" w:themeColor="accent1"/>
                        <w:sz w:val="28"/>
                        <w:szCs w:val="28"/>
                      </w:rPr>
                    </m:ctrlPr>
                  </m:e>
                  <m:e>
                    <m:r>
                      <w:rPr>
                        <w:rFonts w:ascii="Cambria Math" w:eastAsia="Cambria Math" w:hAnsi="Cambria Math" w:cstheme="majorHAnsi"/>
                        <w:color w:val="4F81BD" w:themeColor="accent1"/>
                        <w:sz w:val="28"/>
                        <w:szCs w:val="28"/>
                      </w:rPr>
                      <m:t>-</m:t>
                    </m:r>
                    <m:ctrlPr>
                      <w:rPr>
                        <w:rFonts w:ascii="Cambria Math" w:eastAsia="Cambria Math" w:hAnsi="Cambria Math" w:cstheme="majorHAnsi"/>
                        <w:i/>
                        <w:color w:val="4F81BD" w:themeColor="accent1"/>
                        <w:sz w:val="28"/>
                        <w:szCs w:val="28"/>
                      </w:rPr>
                    </m:ctrlPr>
                  </m:e>
                  <m:e>
                    <m:r>
                      <w:rPr>
                        <w:rFonts w:ascii="Cambria Math" w:eastAsia="Cambria Math" w:hAnsi="Cambria Math" w:cstheme="majorHAnsi"/>
                        <w:color w:val="4F81BD" w:themeColor="accent1"/>
                        <w:sz w:val="28"/>
                        <w:szCs w:val="28"/>
                      </w:rPr>
                      <m:t>-</m:t>
                    </m:r>
                  </m:e>
                </m:mr>
              </m:m>
            </m:e>
          </m:d>
        </m:oMath>
      </m:oMathPara>
    </w:p>
    <w:p w14:paraId="6881D953" w14:textId="3AE447EC" w:rsidR="00155AA1" w:rsidRDefault="00000000" w:rsidP="00126BF3">
      <w:pPr>
        <w:pStyle w:val="FirstParagraph"/>
        <w:spacing w:before="0" w:after="0"/>
        <w:rPr>
          <w:rFonts w:asciiTheme="majorHAnsi" w:hAnsiTheme="majorHAnsi" w:cstheme="majorHAnsi"/>
          <w:b/>
          <w:bCs/>
          <w:color w:val="4F81BD" w:themeColor="accent1"/>
          <w:sz w:val="28"/>
          <w:szCs w:val="28"/>
        </w:rPr>
      </w:pPr>
      <w:r w:rsidRPr="00126BF3">
        <w:rPr>
          <w:rFonts w:asciiTheme="majorHAnsi" w:hAnsiTheme="majorHAnsi" w:cstheme="majorHAnsi"/>
          <w:b/>
          <w:bCs/>
          <w:color w:val="4F81BD" w:themeColor="accent1"/>
          <w:sz w:val="28"/>
          <w:szCs w:val="28"/>
        </w:rPr>
        <w:t xml:space="preserve">with missing components, use the prediction-estimation algorithm of Section 5.7 to estimate </w:t>
      </w:r>
      <m:oMath>
        <m:r>
          <m:rPr>
            <m:sty m:val="bi"/>
          </m:rPr>
          <w:rPr>
            <w:rFonts w:ascii="Cambria Math" w:hAnsi="Cambria Math" w:cstheme="majorHAnsi"/>
            <w:color w:val="4F81BD" w:themeColor="accent1"/>
            <w:sz w:val="28"/>
            <w:szCs w:val="28"/>
          </w:rPr>
          <m:t>μ</m:t>
        </m:r>
      </m:oMath>
      <w:r w:rsidRPr="00126BF3">
        <w:rPr>
          <w:rFonts w:asciiTheme="majorHAnsi" w:hAnsiTheme="majorHAnsi" w:cstheme="majorHAnsi"/>
          <w:b/>
          <w:bCs/>
          <w:color w:val="4F81BD" w:themeColor="accent1"/>
          <w:sz w:val="28"/>
          <w:szCs w:val="28"/>
        </w:rPr>
        <w:t xml:space="preserve"> and </w:t>
      </w:r>
      <m:oMath>
        <m:r>
          <m:rPr>
            <m:sty m:val="bi"/>
          </m:rPr>
          <w:rPr>
            <w:rFonts w:ascii="Cambria Math" w:hAnsi="Cambria Math" w:cstheme="majorHAnsi"/>
            <w:color w:val="4F81BD" w:themeColor="accent1"/>
            <w:sz w:val="28"/>
            <w:szCs w:val="28"/>
          </w:rPr>
          <m:t>Σ</m:t>
        </m:r>
      </m:oMath>
      <w:r w:rsidRPr="00126BF3">
        <w:rPr>
          <w:rFonts w:asciiTheme="majorHAnsi" w:hAnsiTheme="majorHAnsi" w:cstheme="majorHAnsi"/>
          <w:b/>
          <w:bCs/>
          <w:color w:val="4F81BD" w:themeColor="accent1"/>
          <w:sz w:val="28"/>
          <w:szCs w:val="28"/>
        </w:rPr>
        <w:t>. Determine the initial estimates, and iterate to find the first revised estimates.</w:t>
      </w:r>
    </w:p>
    <w:p w14:paraId="6EB8F925" w14:textId="77777777" w:rsidR="00126BF3" w:rsidRPr="00126BF3" w:rsidRDefault="00126BF3" w:rsidP="00126BF3">
      <w:pPr>
        <w:pStyle w:val="BodyText"/>
        <w:spacing w:before="0" w:after="0"/>
      </w:pPr>
    </w:p>
    <w:p w14:paraId="587B431B" w14:textId="77777777" w:rsidR="00155AA1" w:rsidRDefault="00000000" w:rsidP="00126BF3">
      <w:pPr>
        <w:pStyle w:val="BodyText"/>
        <w:spacing w:before="0" w:after="0"/>
      </w:pPr>
      <w:r>
        <w:t>We’ll first find the initial sample averages.</w:t>
      </w:r>
    </w:p>
    <w:p w14:paraId="0BCA499D" w14:textId="77777777" w:rsidR="00155AA1" w:rsidRDefault="00000000" w:rsidP="00126BF3">
      <w:pPr>
        <w:pStyle w:val="SourceCode"/>
        <w:wordWrap/>
        <w:spacing w:after="0"/>
      </w:pPr>
      <w:r>
        <w:rPr>
          <w:rStyle w:val="VerbatimChar"/>
        </w:rPr>
        <w:t>## The sample averages are: 4 , 6 , and 2</w:t>
      </w:r>
    </w:p>
    <w:p w14:paraId="4645A09C" w14:textId="77777777" w:rsidR="00126BF3" w:rsidRDefault="00126BF3" w:rsidP="00126BF3">
      <w:pPr>
        <w:pStyle w:val="FirstParagraph"/>
        <w:spacing w:before="0" w:after="0"/>
      </w:pPr>
    </w:p>
    <w:p w14:paraId="6A76C79A" w14:textId="311679A6" w:rsidR="00155AA1" w:rsidRDefault="00000000" w:rsidP="00126BF3">
      <w:pPr>
        <w:pStyle w:val="FirstParagraph"/>
        <w:spacing w:before="0" w:after="0"/>
      </w:pPr>
      <w:r>
        <w:t xml:space="preserve">Now, we can find </w:t>
      </w:r>
      <m:oMath>
        <m:acc>
          <m:accPr>
            <m:ctrlPr>
              <w:rPr>
                <w:rFonts w:ascii="Cambria Math" w:hAnsi="Cambria Math"/>
              </w:rPr>
            </m:ctrlPr>
          </m:accPr>
          <m:e>
            <m:r>
              <w:rPr>
                <w:rFonts w:ascii="Cambria Math" w:hAnsi="Cambria Math"/>
              </w:rPr>
              <m:t>Σ</m:t>
            </m:r>
          </m:e>
        </m:acc>
      </m:oMath>
      <w:r>
        <w:t>.</w:t>
      </w:r>
    </w:p>
    <w:p w14:paraId="69D4484B" w14:textId="77777777" w:rsidR="00155AA1" w:rsidRDefault="00000000" w:rsidP="00126BF3">
      <w:pPr>
        <w:pStyle w:val="SourceCode"/>
        <w:wordWrap/>
        <w:spacing w:after="0"/>
      </w:pPr>
      <w:r>
        <w:rPr>
          <w:rStyle w:val="VerbatimChar"/>
        </w:rPr>
        <w:t>##      [,1] [,2] [,3]</w:t>
      </w:r>
      <w:r>
        <w:br/>
      </w:r>
      <w:r>
        <w:rPr>
          <w:rStyle w:val="VerbatimChar"/>
        </w:rPr>
        <w:t>## [1,]  0.5    0  0.5</w:t>
      </w:r>
      <w:r>
        <w:br/>
      </w:r>
      <w:r>
        <w:rPr>
          <w:rStyle w:val="VerbatimChar"/>
        </w:rPr>
        <w:t>## [2,]  0.0    2  0.0</w:t>
      </w:r>
      <w:r>
        <w:br/>
      </w:r>
      <w:r>
        <w:rPr>
          <w:rStyle w:val="VerbatimChar"/>
        </w:rPr>
        <w:t>## [3,]  0.5    0  1.5</w:t>
      </w:r>
    </w:p>
    <w:p w14:paraId="223E769B" w14:textId="77777777" w:rsidR="00126BF3" w:rsidRDefault="00126BF3" w:rsidP="00126BF3">
      <w:pPr>
        <w:pStyle w:val="FirstParagraph"/>
        <w:spacing w:before="0" w:after="0"/>
      </w:pPr>
    </w:p>
    <w:p w14:paraId="0FE64DED" w14:textId="461B5952" w:rsidR="00155AA1" w:rsidRDefault="00000000" w:rsidP="00126BF3">
      <w:pPr>
        <w:pStyle w:val="FirstParagraph"/>
        <w:spacing w:before="0" w:after="0"/>
      </w:pPr>
      <w:r>
        <w:t>Now, based on Example 5.13, we will start doing the prediction steps.</w:t>
      </w:r>
    </w:p>
    <w:p w14:paraId="11482710" w14:textId="77777777" w:rsidR="00155AA1" w:rsidRDefault="00000000" w:rsidP="00126BF3">
      <w:pPr>
        <w:pStyle w:val="SourceCode"/>
        <w:wordWrap/>
        <w:spacing w:after="0"/>
      </w:pPr>
      <w:r>
        <w:rPr>
          <w:rStyle w:val="VerbatimChar"/>
        </w:rPr>
        <w:t>## The predicted x31 is 4.333333</w:t>
      </w:r>
    </w:p>
    <w:p w14:paraId="180F3980" w14:textId="77777777" w:rsidR="00155AA1" w:rsidRDefault="00000000" w:rsidP="00126BF3">
      <w:pPr>
        <w:pStyle w:val="SourceCode"/>
        <w:wordWrap/>
        <w:spacing w:after="0"/>
      </w:pPr>
      <w:r>
        <w:rPr>
          <w:rStyle w:val="VerbatimChar"/>
        </w:rPr>
        <w:t>## The predicted x31-squared is 19.61111</w:t>
      </w:r>
    </w:p>
    <w:p w14:paraId="1B1DAF2E" w14:textId="77777777" w:rsidR="00155AA1" w:rsidRDefault="00000000" w:rsidP="00126BF3">
      <w:pPr>
        <w:pStyle w:val="SourceCode"/>
        <w:wordWrap/>
        <w:spacing w:after="0"/>
      </w:pPr>
      <w:r>
        <w:rPr>
          <w:rStyle w:val="VerbatimChar"/>
        </w:rPr>
        <w:t>## The predicted x42 and x43 are 6 3</w:t>
      </w:r>
    </w:p>
    <w:p w14:paraId="5CD63CB8" w14:textId="77777777" w:rsidR="00155AA1" w:rsidRDefault="00000000" w:rsidP="00126BF3">
      <w:pPr>
        <w:pStyle w:val="SourceCode"/>
        <w:wordWrap/>
        <w:spacing w:after="0"/>
      </w:pPr>
      <w:r>
        <w:rPr>
          <w:rStyle w:val="VerbatimChar"/>
        </w:rPr>
        <w:t>## The predicted x42 and x43-squared and products are 38 18 18 10</w:t>
      </w:r>
    </w:p>
    <w:p w14:paraId="5BA1F53C" w14:textId="77777777" w:rsidR="00126BF3" w:rsidRDefault="00126BF3" w:rsidP="00126BF3">
      <w:pPr>
        <w:pStyle w:val="FirstParagraph"/>
        <w:spacing w:before="0" w:after="0"/>
      </w:pPr>
    </w:p>
    <w:p w14:paraId="21E443D9" w14:textId="5158EDA7" w:rsidR="00155AA1" w:rsidRDefault="00000000" w:rsidP="00126BF3">
      <w:pPr>
        <w:pStyle w:val="FirstParagraph"/>
        <w:spacing w:before="0" w:after="0"/>
      </w:pPr>
      <w:r>
        <w:t>Now, we’ll jump into the predicted data sufficient statistics.</w:t>
      </w:r>
    </w:p>
    <w:p w14:paraId="4D0BAFFA" w14:textId="77777777" w:rsidR="00155AA1" w:rsidRDefault="00000000" w:rsidP="00126BF3">
      <w:pPr>
        <w:pStyle w:val="SourceCode"/>
        <w:wordWrap/>
        <w:spacing w:after="0"/>
      </w:pPr>
      <w:r>
        <w:rPr>
          <w:rStyle w:val="VerbatimChar"/>
        </w:rPr>
        <w:t>## The T1 matrix is</w:t>
      </w:r>
    </w:p>
    <w:p w14:paraId="546AE2FC" w14:textId="77777777" w:rsidR="00155AA1" w:rsidRDefault="00000000" w:rsidP="00126BF3">
      <w:pPr>
        <w:pStyle w:val="SourceCode"/>
        <w:wordWrap/>
        <w:spacing w:after="0"/>
      </w:pPr>
      <w:r>
        <w:rPr>
          <w:rStyle w:val="VerbatimChar"/>
        </w:rPr>
        <w:t>##          [,1]</w:t>
      </w:r>
      <w:r>
        <w:br/>
      </w:r>
      <w:r>
        <w:rPr>
          <w:rStyle w:val="VerbatimChar"/>
        </w:rPr>
        <w:t>## [1,] 16.33333</w:t>
      </w:r>
      <w:r>
        <w:br/>
      </w:r>
      <w:r>
        <w:rPr>
          <w:rStyle w:val="VerbatimChar"/>
        </w:rPr>
        <w:t>## [2,] 24.00000</w:t>
      </w:r>
      <w:r>
        <w:br/>
      </w:r>
      <w:r>
        <w:rPr>
          <w:rStyle w:val="VerbatimChar"/>
        </w:rPr>
        <w:t>## [3,]  9.00000</w:t>
      </w:r>
    </w:p>
    <w:p w14:paraId="2392BD3B" w14:textId="77777777" w:rsidR="00155AA1" w:rsidRDefault="00000000" w:rsidP="00126BF3">
      <w:pPr>
        <w:pStyle w:val="SourceCode"/>
        <w:wordWrap/>
        <w:spacing w:after="0"/>
      </w:pPr>
      <w:r>
        <w:rPr>
          <w:rStyle w:val="VerbatimChar"/>
        </w:rPr>
        <w:t xml:space="preserve">## </w:t>
      </w:r>
      <w:r>
        <w:br/>
      </w:r>
      <w:r>
        <w:rPr>
          <w:rStyle w:val="VerbatimChar"/>
        </w:rPr>
        <w:t>##  The T2 matrix is</w:t>
      </w:r>
    </w:p>
    <w:p w14:paraId="4F72588C" w14:textId="77777777" w:rsidR="00155AA1" w:rsidRDefault="00000000" w:rsidP="00126BF3">
      <w:pPr>
        <w:pStyle w:val="SourceCode"/>
        <w:wordWrap/>
        <w:spacing w:after="0"/>
      </w:pPr>
      <w:r>
        <w:rPr>
          <w:rStyle w:val="VerbatimChar"/>
        </w:rPr>
        <w:t>##      [,1]               [,2]  [,3]</w:t>
      </w:r>
      <w:r>
        <w:br/>
      </w:r>
      <w:r>
        <w:rPr>
          <w:rStyle w:val="VerbatimChar"/>
        </w:rPr>
        <w:t xml:space="preserve">## [1,] "68.7777777777778" " "   " " </w:t>
      </w:r>
      <w:r>
        <w:br/>
      </w:r>
      <w:r>
        <w:rPr>
          <w:rStyle w:val="VerbatimChar"/>
        </w:rPr>
        <w:t xml:space="preserve">## [2,] "98.6666666666667" "154" " " </w:t>
      </w:r>
      <w:r>
        <w:br/>
      </w:r>
      <w:r>
        <w:rPr>
          <w:rStyle w:val="VerbatimChar"/>
        </w:rPr>
        <w:t>## [3,] "40"               "54"  "28"</w:t>
      </w:r>
    </w:p>
    <w:p w14:paraId="0186DA2E" w14:textId="77777777" w:rsidR="00126BF3" w:rsidRDefault="00126BF3" w:rsidP="00126BF3">
      <w:pPr>
        <w:pStyle w:val="FirstParagraph"/>
        <w:spacing w:before="0" w:after="0"/>
      </w:pPr>
    </w:p>
    <w:p w14:paraId="70BBE413" w14:textId="6F49E944" w:rsidR="00155AA1" w:rsidRDefault="00000000" w:rsidP="00126BF3">
      <w:pPr>
        <w:pStyle w:val="FirstParagraph"/>
        <w:spacing w:before="0" w:after="0"/>
      </w:pPr>
      <w:r>
        <w:t xml:space="preserve">Now, we can find our first revised estimates of </w:t>
      </w:r>
      <m:oMath>
        <m:r>
          <w:rPr>
            <w:rFonts w:ascii="Cambria Math" w:hAnsi="Cambria Math"/>
          </w:rPr>
          <m:t>μ</m:t>
        </m:r>
      </m:oMath>
      <w:r>
        <w:t xml:space="preserve"> and </w:t>
      </w:r>
      <m:oMath>
        <m:r>
          <w:rPr>
            <w:rFonts w:ascii="Cambria Math" w:hAnsi="Cambria Math"/>
          </w:rPr>
          <m:t>Σ</m:t>
        </m:r>
      </m:oMath>
      <w:r>
        <w:t>.</w:t>
      </w:r>
    </w:p>
    <w:p w14:paraId="73299859" w14:textId="77777777" w:rsidR="00155AA1" w:rsidRDefault="00000000" w:rsidP="00126BF3">
      <w:pPr>
        <w:pStyle w:val="SourceCode"/>
        <w:wordWrap/>
        <w:spacing w:after="0"/>
      </w:pPr>
      <w:r>
        <w:rPr>
          <w:rStyle w:val="VerbatimChar"/>
        </w:rPr>
        <w:t>## The first revised estimate of mu is:</w:t>
      </w:r>
    </w:p>
    <w:p w14:paraId="1DC67A75" w14:textId="77777777" w:rsidR="00155AA1" w:rsidRDefault="00000000" w:rsidP="00126BF3">
      <w:pPr>
        <w:pStyle w:val="SourceCode"/>
        <w:wordWrap/>
        <w:spacing w:after="0"/>
      </w:pPr>
      <w:r>
        <w:rPr>
          <w:rStyle w:val="VerbatimChar"/>
        </w:rPr>
        <w:t xml:space="preserve">##       </w:t>
      </w:r>
      <w:proofErr w:type="gramStart"/>
      <w:r>
        <w:rPr>
          <w:rStyle w:val="VerbatimChar"/>
        </w:rPr>
        <w:t xml:space="preserve">   [</w:t>
      </w:r>
      <w:proofErr w:type="gramEnd"/>
      <w:r>
        <w:rPr>
          <w:rStyle w:val="VerbatimChar"/>
        </w:rPr>
        <w:t>,1]</w:t>
      </w:r>
      <w:r>
        <w:br/>
      </w:r>
      <w:r>
        <w:rPr>
          <w:rStyle w:val="VerbatimChar"/>
        </w:rPr>
        <w:t>## [1,] 4.083333</w:t>
      </w:r>
      <w:r>
        <w:br/>
      </w:r>
      <w:r>
        <w:rPr>
          <w:rStyle w:val="VerbatimChar"/>
        </w:rPr>
        <w:t>## [2,] 6.000000</w:t>
      </w:r>
      <w:r>
        <w:br/>
      </w:r>
      <w:r>
        <w:rPr>
          <w:rStyle w:val="VerbatimChar"/>
        </w:rPr>
        <w:t>## [3,] 2.250000</w:t>
      </w:r>
    </w:p>
    <w:p w14:paraId="6254922D" w14:textId="1F229031" w:rsidR="00155AA1" w:rsidRDefault="00000000" w:rsidP="00126BF3">
      <w:pPr>
        <w:pStyle w:val="SourceCode"/>
        <w:wordWrap/>
        <w:spacing w:after="0"/>
      </w:pPr>
      <w:r>
        <w:br/>
      </w:r>
      <w:r>
        <w:rPr>
          <w:rStyle w:val="VerbatimChar"/>
        </w:rPr>
        <w:t>#</w:t>
      </w:r>
      <w:proofErr w:type="gramStart"/>
      <w:r>
        <w:rPr>
          <w:rStyle w:val="VerbatimChar"/>
        </w:rPr>
        <w:t>#  The</w:t>
      </w:r>
      <w:proofErr w:type="gramEnd"/>
      <w:r>
        <w:rPr>
          <w:rStyle w:val="VerbatimChar"/>
        </w:rPr>
        <w:t xml:space="preserve"> first revised estimate of Sigma is:</w:t>
      </w:r>
    </w:p>
    <w:p w14:paraId="6178A09D" w14:textId="77777777" w:rsidR="00155AA1" w:rsidRDefault="00000000" w:rsidP="00126BF3">
      <w:pPr>
        <w:pStyle w:val="SourceCode"/>
        <w:wordWrap/>
        <w:spacing w:after="0"/>
      </w:pPr>
      <w:r>
        <w:rPr>
          <w:rStyle w:val="VerbatimChar"/>
        </w:rPr>
        <w:lastRenderedPageBreak/>
        <w:t>##           [,1]      [,2]   [,3]</w:t>
      </w:r>
      <w:r>
        <w:br/>
      </w:r>
      <w:r>
        <w:rPr>
          <w:rStyle w:val="VerbatimChar"/>
        </w:rPr>
        <w:t>## [1,] 0.5208333 0.1666667 0.8125</w:t>
      </w:r>
      <w:r>
        <w:br/>
      </w:r>
      <w:r>
        <w:rPr>
          <w:rStyle w:val="VerbatimChar"/>
        </w:rPr>
        <w:t>## [2,] 0.1666667 2.5000000 0.0000</w:t>
      </w:r>
      <w:r>
        <w:br/>
      </w:r>
      <w:r>
        <w:rPr>
          <w:rStyle w:val="VerbatimChar"/>
        </w:rPr>
        <w:t>## [3,] 0.8125000 0.0000000 1.9375</w:t>
      </w:r>
    </w:p>
    <w:p w14:paraId="30036738" w14:textId="77777777" w:rsidR="00126BF3" w:rsidRDefault="00126BF3" w:rsidP="00126BF3">
      <w:pPr>
        <w:pStyle w:val="Heading2"/>
        <w:spacing w:before="0"/>
      </w:pPr>
      <w:bookmarkStart w:id="11" w:name="X501263bd76bb0be1fc3d1c0cef6f6bc3249b732"/>
      <w:bookmarkEnd w:id="10"/>
    </w:p>
    <w:p w14:paraId="6BB67FD3" w14:textId="774BBFA0" w:rsidR="00155AA1" w:rsidRDefault="00000000" w:rsidP="00126BF3">
      <w:pPr>
        <w:pStyle w:val="Heading2"/>
        <w:spacing w:before="0"/>
      </w:pPr>
      <w:r>
        <w:t xml:space="preserve">15. Let </w:t>
      </w:r>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ji</m:t>
            </m:r>
          </m:sub>
        </m:sSub>
      </m:oMath>
      <w:r>
        <w:t xml:space="preserve"> and </w:t>
      </w:r>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jk</m:t>
            </m:r>
          </m:sub>
        </m:sSub>
      </m:oMath>
      <w:r>
        <w:t xml:space="preserve"> be the ith and kth components, respectively, of </w:t>
      </w:r>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oMath>
      <w:r>
        <w:t>.</w:t>
      </w:r>
    </w:p>
    <w:p w14:paraId="5352A4DB" w14:textId="77777777" w:rsidR="00155AA1" w:rsidRDefault="00000000" w:rsidP="00126BF3">
      <w:pPr>
        <w:pStyle w:val="Heading3"/>
        <w:spacing w:before="0"/>
      </w:pPr>
      <w:bookmarkStart w:id="12" w:name="Xcaca3b459d4fec065d17789c78330ec332f8d5a"/>
      <w:r>
        <w:t xml:space="preserve">(a) Show that </w:t>
      </w:r>
      <m:oMath>
        <m:sSub>
          <m:sSubPr>
            <m:ctrlPr>
              <w:rPr>
                <w:rFonts w:ascii="Cambria Math" w:hAnsi="Cambria Math"/>
              </w:rPr>
            </m:ctrlPr>
          </m:sSubPr>
          <m:e>
            <m:r>
              <m:rPr>
                <m:sty m:val="bi"/>
              </m:rPr>
              <w:rPr>
                <w:rFonts w:ascii="Cambria Math" w:hAnsi="Cambria Math"/>
              </w:rPr>
              <m:t>μ</m:t>
            </m:r>
          </m:e>
          <m:sub>
            <m:r>
              <m:rPr>
                <m:sty m:val="bi"/>
              </m:rPr>
              <w:rPr>
                <w:rFonts w:ascii="Cambria Math" w:hAnsi="Cambria Math"/>
              </w:rPr>
              <m:t>i</m:t>
            </m:r>
          </m:sub>
        </m:sSub>
        <m:r>
          <m:rPr>
            <m:sty m:val="b"/>
          </m:rPr>
          <w:rPr>
            <w:rFonts w:ascii="Cambria Math" w:hAnsi="Cambria Math"/>
          </w:rPr>
          <m:t>=</m:t>
        </m:r>
        <m:r>
          <m:rPr>
            <m:sty m:val="bi"/>
          </m:rPr>
          <w:rPr>
            <w:rFonts w:ascii="Cambria Math" w:hAnsi="Cambria Math"/>
          </w:rPr>
          <m:t>E</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ji</m:t>
                </m:r>
              </m:sub>
            </m:sSub>
          </m:e>
        </m:d>
        <m:r>
          <m:rPr>
            <m:sty m:val="b"/>
          </m:rPr>
          <w:rPr>
            <w:rFonts w:ascii="Cambria Math" w:hAnsi="Cambria Math"/>
          </w:rPr>
          <m:t>=</m:t>
        </m:r>
        <m:sSub>
          <m:sSubPr>
            <m:ctrlPr>
              <w:rPr>
                <w:rFonts w:ascii="Cambria Math" w:hAnsi="Cambria Math"/>
              </w:rPr>
            </m:ctrlPr>
          </m:sSubPr>
          <m:e>
            <m:r>
              <m:rPr>
                <m:sty m:val="bi"/>
              </m:rPr>
              <w:rPr>
                <w:rFonts w:ascii="Cambria Math" w:hAnsi="Cambria Math"/>
              </w:rPr>
              <m:t>p</m:t>
            </m:r>
          </m:e>
          <m:sub>
            <m:r>
              <m:rPr>
                <m:sty m:val="bi"/>
              </m:rPr>
              <w:rPr>
                <w:rFonts w:ascii="Cambria Math" w:hAnsi="Cambria Math"/>
              </w:rPr>
              <m:t>i</m:t>
            </m:r>
          </m:sub>
        </m:sSub>
      </m:oMath>
      <w:r>
        <w:t xml:space="preserve"> and </w:t>
      </w:r>
      <m:oMath>
        <m:sSub>
          <m:sSubPr>
            <m:ctrlPr>
              <w:rPr>
                <w:rFonts w:ascii="Cambria Math" w:hAnsi="Cambria Math"/>
              </w:rPr>
            </m:ctrlPr>
          </m:sSubPr>
          <m:e>
            <m:r>
              <m:rPr>
                <m:sty m:val="bi"/>
              </m:rPr>
              <w:rPr>
                <w:rFonts w:ascii="Cambria Math" w:hAnsi="Cambria Math"/>
              </w:rPr>
              <m:t>σ</m:t>
            </m:r>
          </m:e>
          <m:sub>
            <m:r>
              <m:rPr>
                <m:sty m:val="bi"/>
              </m:rPr>
              <w:rPr>
                <w:rFonts w:ascii="Cambria Math" w:hAnsi="Cambria Math"/>
              </w:rPr>
              <m:t>ii</m:t>
            </m:r>
          </m:sub>
        </m:sSub>
        <m:r>
          <m:rPr>
            <m:sty m:val="b"/>
          </m:rPr>
          <w:rPr>
            <w:rFonts w:ascii="Cambria Math" w:hAnsi="Cambria Math"/>
          </w:rPr>
          <m:t>=</m:t>
        </m:r>
        <m:r>
          <m:rPr>
            <m:sty m:val="bi"/>
          </m:rPr>
          <w:rPr>
            <w:rFonts w:ascii="Cambria Math" w:hAnsi="Cambria Math"/>
          </w:rPr>
          <m:t>Var</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ji</m:t>
                </m:r>
              </m:sub>
            </m:sSub>
          </m:e>
        </m:d>
        <m:r>
          <m:rPr>
            <m:sty m:val="b"/>
          </m:rPr>
          <w:rPr>
            <w:rFonts w:ascii="Cambria Math" w:hAnsi="Cambria Math"/>
          </w:rPr>
          <m:t>=</m:t>
        </m:r>
        <m:sSub>
          <m:sSubPr>
            <m:ctrlPr>
              <w:rPr>
                <w:rFonts w:ascii="Cambria Math" w:hAnsi="Cambria Math"/>
              </w:rPr>
            </m:ctrlPr>
          </m:sSubPr>
          <m:e>
            <m:r>
              <m:rPr>
                <m:sty m:val="bi"/>
              </m:rPr>
              <w:rPr>
                <w:rFonts w:ascii="Cambria Math" w:hAnsi="Cambria Math"/>
              </w:rPr>
              <m:t>p</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rPr>
              <m:t>1</m:t>
            </m:r>
            <m:r>
              <m:rPr>
                <m:sty m:val="b"/>
              </m:rPr>
              <w:rPr>
                <w:rFonts w:ascii="Cambria Math" w:hAnsi="Cambria Math"/>
              </w:rPr>
              <m:t>-</m:t>
            </m:r>
            <m:sSub>
              <m:sSubPr>
                <m:ctrlPr>
                  <w:rPr>
                    <w:rFonts w:ascii="Cambria Math" w:hAnsi="Cambria Math"/>
                  </w:rPr>
                </m:ctrlPr>
              </m:sSubPr>
              <m:e>
                <m:r>
                  <m:rPr>
                    <m:sty m:val="bi"/>
                  </m:rPr>
                  <w:rPr>
                    <w:rFonts w:ascii="Cambria Math" w:hAnsi="Cambria Math"/>
                  </w:rPr>
                  <m:t>p</m:t>
                </m:r>
              </m:e>
              <m:sub>
                <m:r>
                  <m:rPr>
                    <m:sty m:val="bi"/>
                  </m:rPr>
                  <w:rPr>
                    <w:rFonts w:ascii="Cambria Math" w:hAnsi="Cambria Math"/>
                  </w:rPr>
                  <m:t>i</m:t>
                </m:r>
              </m:sub>
            </m:sSub>
          </m:e>
        </m:d>
      </m:oMath>
      <w:r>
        <w:t xml:space="preserve">, </w:t>
      </w:r>
      <m:oMath>
        <m:d>
          <m:dPr>
            <m:ctrlPr>
              <w:rPr>
                <w:rFonts w:ascii="Cambria Math" w:hAnsi="Cambria Math"/>
              </w:rPr>
            </m:ctrlPr>
          </m:dPr>
          <m:e>
            <m:r>
              <m:rPr>
                <m:sty m:val="bi"/>
              </m:rPr>
              <w:rPr>
                <w:rFonts w:ascii="Cambria Math" w:hAnsi="Cambria Math"/>
              </w:rPr>
              <m:t>i</m:t>
            </m:r>
            <m:r>
              <m:rPr>
                <m:sty m:val="b"/>
              </m:rPr>
              <w:rPr>
                <w:rFonts w:ascii="Cambria Math" w:hAnsi="Cambria Math"/>
              </w:rPr>
              <m:t>=</m:t>
            </m:r>
            <m:r>
              <m:rPr>
                <m:sty m:val="bi"/>
              </m:rPr>
              <w:rPr>
                <w:rFonts w:ascii="Cambria Math" w:hAnsi="Cambria Math"/>
              </w:rPr>
              <m:t>1</m:t>
            </m:r>
            <m:r>
              <m:rPr>
                <m:sty m:val="b"/>
              </m:rPr>
              <w:rPr>
                <w:rFonts w:ascii="Cambria Math" w:hAnsi="Cambria Math"/>
              </w:rPr>
              <m:t>,</m:t>
            </m:r>
            <m:r>
              <m:rPr>
                <m:sty m:val="bi"/>
              </m:rPr>
              <w:rPr>
                <w:rFonts w:ascii="Cambria Math" w:hAnsi="Cambria Math"/>
              </w:rPr>
              <m:t>2</m:t>
            </m:r>
            <m:r>
              <m:rPr>
                <m:sty m:val="b"/>
              </m:rPr>
              <w:rPr>
                <w:rFonts w:ascii="Cambria Math" w:hAnsi="Cambria Math"/>
              </w:rPr>
              <m:t>,...,</m:t>
            </m:r>
            <m:r>
              <m:rPr>
                <m:sty m:val="bi"/>
              </m:rPr>
              <w:rPr>
                <w:rFonts w:ascii="Cambria Math" w:hAnsi="Cambria Math"/>
              </w:rPr>
              <m:t>p</m:t>
            </m:r>
          </m:e>
        </m:d>
      </m:oMath>
      <w:r>
        <w:t>.</w:t>
      </w:r>
    </w:p>
    <w:p w14:paraId="265D5144" w14:textId="77777777" w:rsidR="00126BF3" w:rsidRDefault="00126BF3" w:rsidP="00126BF3">
      <w:pPr>
        <w:pStyle w:val="FirstParagraph"/>
        <w:spacing w:before="0" w:after="0"/>
      </w:pPr>
    </w:p>
    <w:p w14:paraId="248B5248" w14:textId="0D9BA032" w:rsidR="00155AA1" w:rsidRDefault="00000000" w:rsidP="00126BF3">
      <w:pPr>
        <w:pStyle w:val="FirstParagraph"/>
        <w:spacing w:before="0" w:after="0"/>
      </w:pPr>
      <w:r>
        <w:t xml:space="preserve">The general expected value formula is: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P</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d>
      </m:oMath>
      <w:r>
        <w:t xml:space="preserve">. We also know generally probability is either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or </w:t>
      </w:r>
      <m:oMath>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and if not given specific values for the </w:t>
      </w:r>
      <m:oMath>
        <m:sSub>
          <m:sSubPr>
            <m:ctrlPr>
              <w:rPr>
                <w:rFonts w:ascii="Cambria Math" w:hAnsi="Cambria Math"/>
              </w:rPr>
            </m:ctrlPr>
          </m:sSubPr>
          <m:e>
            <m:r>
              <w:rPr>
                <w:rFonts w:ascii="Cambria Math" w:hAnsi="Cambria Math"/>
              </w:rPr>
              <m:t>x</m:t>
            </m:r>
          </m:e>
          <m:sub>
            <m:r>
              <w:rPr>
                <w:rFonts w:ascii="Cambria Math" w:hAnsi="Cambria Math"/>
              </w:rPr>
              <m:t>k</m:t>
            </m:r>
          </m:sub>
        </m:sSub>
      </m:oMath>
      <w:r>
        <w:t xml:space="preserve">’s, we assume it’s either 1 or 0. Thus,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ji</m:t>
                </m:r>
              </m:sub>
            </m:sSub>
          </m:e>
        </m:d>
        <m:r>
          <m:rPr>
            <m:sty m:val="p"/>
          </m:rPr>
          <w:rPr>
            <w:rFonts w:ascii="Cambria Math" w:hAnsi="Cambria Math"/>
          </w:rPr>
          <m:t>=</m:t>
        </m:r>
        <m:r>
          <w:rPr>
            <w:rFonts w:ascii="Cambria Math" w:hAnsi="Cambria Math"/>
          </w:rPr>
          <m:t>1</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r>
          <w:rPr>
            <w:rFonts w:ascii="Cambria Math" w:hAnsi="Cambria Math"/>
          </w:rPr>
          <m:t>0</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oMath>
      <w:r>
        <w:t>.</w:t>
      </w:r>
    </w:p>
    <w:p w14:paraId="505BA92F" w14:textId="77777777" w:rsidR="00126BF3" w:rsidRDefault="00126BF3" w:rsidP="00126BF3">
      <w:pPr>
        <w:pStyle w:val="BodyText"/>
        <w:spacing w:before="0" w:after="0"/>
      </w:pPr>
    </w:p>
    <w:p w14:paraId="43B8BCBE" w14:textId="77777777" w:rsidR="00126BF3" w:rsidRDefault="00000000" w:rsidP="00126BF3">
      <w:pPr>
        <w:pStyle w:val="BodyText"/>
        <w:spacing w:before="0" w:after="0"/>
      </w:pPr>
      <w:r>
        <w:t xml:space="preserve">The general variance formula is: </w:t>
      </w:r>
      <m:oMath>
        <m: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EX</m:t>
                </m:r>
              </m:e>
            </m:d>
          </m:e>
          <m:sup>
            <m:r>
              <w:rPr>
                <w:rFonts w:ascii="Cambria Math" w:hAnsi="Cambria Math"/>
              </w:rPr>
              <m:t>2</m:t>
            </m:r>
          </m:sup>
        </m:sSup>
      </m:oMath>
      <w:r>
        <w:t xml:space="preserve">. </w:t>
      </w:r>
    </w:p>
    <w:p w14:paraId="7011807C" w14:textId="77777777" w:rsidR="00126BF3" w:rsidRDefault="00000000" w:rsidP="00126BF3">
      <w:pPr>
        <w:pStyle w:val="BodyText"/>
        <w:spacing w:before="0" w:after="0"/>
      </w:pPr>
      <w:r>
        <w:t>And thus:</w:t>
      </w:r>
    </w:p>
    <w:p w14:paraId="7CD60D6D" w14:textId="0BE73992" w:rsidR="00126BF3" w:rsidRPr="00126BF3" w:rsidRDefault="00000000" w:rsidP="00126BF3">
      <w:pPr>
        <w:pStyle w:val="BodyText"/>
        <w:spacing w:before="0" w:after="0"/>
        <w:rPr>
          <w:rFonts w:eastAsiaTheme="minorEastAsia"/>
        </w:rPr>
      </w:pPr>
      <w:r>
        <w:t xml:space="preserve"> </w:t>
      </w:r>
      <m:oMath>
        <m:sSub>
          <m:sSubPr>
            <m:ctrlPr>
              <w:rPr>
                <w:rFonts w:ascii="Cambria Math" w:hAnsi="Cambria Math"/>
              </w:rPr>
            </m:ctrlPr>
          </m:sSubPr>
          <m:e>
            <m:r>
              <w:rPr>
                <w:rFonts w:ascii="Cambria Math" w:hAnsi="Cambria Math"/>
              </w:rPr>
              <m:t>σ</m:t>
            </m:r>
          </m:e>
          <m:sub>
            <m:r>
              <w:rPr>
                <w:rFonts w:ascii="Cambria Math" w:hAnsi="Cambria Math"/>
              </w:rPr>
              <m:t>ii</m:t>
            </m:r>
          </m:sub>
        </m:sSub>
        <m:r>
          <m:rPr>
            <m:sty m:val="p"/>
          </m:rPr>
          <w:rPr>
            <w:rFonts w:ascii="Cambria Math" w:hAnsi="Cambria Math"/>
          </w:rPr>
          <m:t>=</m:t>
        </m:r>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ji</m:t>
                </m:r>
              </m:sub>
            </m:sSub>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sup>
            <m:r>
              <w:rPr>
                <w:rFonts w:ascii="Cambria Math" w:hAnsi="Cambria Math"/>
              </w:rPr>
              <m:t>2</m:t>
            </m:r>
          </m:sup>
        </m:sSup>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sup>
            <m:r>
              <w:rPr>
                <w:rFonts w:ascii="Cambria Math" w:hAnsi="Cambria Math"/>
              </w:rPr>
              <m:t>2</m:t>
            </m:r>
          </m:sup>
        </m:sSup>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2</m:t>
                </m:r>
              </m:sup>
            </m:sSubSup>
          </m:e>
        </m:d>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2</m:t>
            </m:r>
          </m:sup>
        </m:sSubSup>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oMath>
    </w:p>
    <w:p w14:paraId="0FE05D24" w14:textId="2917B3BE" w:rsidR="00155AA1" w:rsidRPr="00126BF3" w:rsidRDefault="00000000" w:rsidP="00126BF3">
      <w:pPr>
        <w:pStyle w:val="BodyText"/>
        <w:spacing w:before="0" w:after="0"/>
      </w:pPr>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2</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3</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3</m:t>
              </m:r>
            </m:sup>
          </m:sSub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oMath>
      </m:oMathPara>
    </w:p>
    <w:p w14:paraId="05717DD2" w14:textId="77777777" w:rsidR="00126BF3" w:rsidRDefault="00126BF3" w:rsidP="00126BF3">
      <w:pPr>
        <w:pStyle w:val="Heading3"/>
        <w:spacing w:before="0"/>
      </w:pPr>
      <w:bookmarkStart w:id="13" w:name="Xc9033a03c5e449cf61edf291cb5e4020eb356c5"/>
      <w:bookmarkEnd w:id="12"/>
    </w:p>
    <w:p w14:paraId="2D61DE69" w14:textId="447CDE85" w:rsidR="00155AA1" w:rsidRDefault="00000000" w:rsidP="00126BF3">
      <w:pPr>
        <w:pStyle w:val="Heading3"/>
        <w:spacing w:before="0"/>
      </w:pPr>
      <w:r>
        <w:t xml:space="preserve">(b) Show that </w:t>
      </w:r>
      <m:oMath>
        <m:sSub>
          <m:sSubPr>
            <m:ctrlPr>
              <w:rPr>
                <w:rFonts w:ascii="Cambria Math" w:hAnsi="Cambria Math"/>
              </w:rPr>
            </m:ctrlPr>
          </m:sSubPr>
          <m:e>
            <m:r>
              <m:rPr>
                <m:sty m:val="bi"/>
              </m:rPr>
              <w:rPr>
                <w:rFonts w:ascii="Cambria Math" w:hAnsi="Cambria Math"/>
              </w:rPr>
              <m:t>σ</m:t>
            </m:r>
          </m:e>
          <m:sub>
            <m:r>
              <m:rPr>
                <m:sty m:val="bi"/>
              </m:rPr>
              <w:rPr>
                <w:rFonts w:ascii="Cambria Math" w:hAnsi="Cambria Math"/>
              </w:rPr>
              <m:t>ik</m:t>
            </m:r>
          </m:sub>
        </m:sSub>
        <m:r>
          <m:rPr>
            <m:sty m:val="b"/>
          </m:rPr>
          <w:rPr>
            <w:rFonts w:ascii="Cambria Math" w:hAnsi="Cambria Math"/>
          </w:rPr>
          <m:t>=</m:t>
        </m:r>
        <m:r>
          <m:rPr>
            <m:sty m:val="bi"/>
          </m:rPr>
          <w:rPr>
            <w:rFonts w:ascii="Cambria Math" w:hAnsi="Cambria Math"/>
          </w:rPr>
          <m:t>Cov</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ji</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jk</m:t>
                </m:r>
              </m:sub>
            </m:sSub>
          </m:e>
        </m:d>
        <m:r>
          <m:rPr>
            <m:sty m:val="b"/>
          </m:rPr>
          <w:rPr>
            <w:rFonts w:ascii="Cambria Math" w:hAnsi="Cambria Math"/>
          </w:rPr>
          <m:t>=-</m:t>
        </m:r>
        <m:sSub>
          <m:sSubPr>
            <m:ctrlPr>
              <w:rPr>
                <w:rFonts w:ascii="Cambria Math" w:hAnsi="Cambria Math"/>
              </w:rPr>
            </m:ctrlPr>
          </m:sSubPr>
          <m:e>
            <m:r>
              <m:rPr>
                <m:sty m:val="bi"/>
              </m:rPr>
              <w:rPr>
                <w:rFonts w:ascii="Cambria Math" w:hAnsi="Cambria Math"/>
              </w:rPr>
              <m:t>p</m:t>
            </m:r>
          </m:e>
          <m:sub>
            <m:r>
              <m:rPr>
                <m:sty m:val="bi"/>
              </m:rPr>
              <w:rPr>
                <w:rFonts w:ascii="Cambria Math" w:hAnsi="Cambria Math"/>
              </w:rPr>
              <m:t>i</m:t>
            </m:r>
          </m:sub>
        </m:sSub>
        <m:sSub>
          <m:sSubPr>
            <m:ctrlPr>
              <w:rPr>
                <w:rFonts w:ascii="Cambria Math" w:hAnsi="Cambria Math"/>
              </w:rPr>
            </m:ctrlPr>
          </m:sSubPr>
          <m:e>
            <m:r>
              <m:rPr>
                <m:sty m:val="bi"/>
              </m:rPr>
              <w:rPr>
                <w:rFonts w:ascii="Cambria Math" w:hAnsi="Cambria Math"/>
              </w:rPr>
              <m:t>p</m:t>
            </m:r>
          </m:e>
          <m:sub>
            <m:r>
              <m:rPr>
                <m:sty m:val="bi"/>
              </m:rPr>
              <w:rPr>
                <w:rFonts w:ascii="Cambria Math" w:hAnsi="Cambria Math"/>
              </w:rPr>
              <m:t>k</m:t>
            </m:r>
          </m:sub>
        </m:sSub>
        <m:r>
          <m:rPr>
            <m:sty m:val="b"/>
          </m:rPr>
          <w:rPr>
            <w:rFonts w:ascii="Cambria Math" w:hAnsi="Cambria Math"/>
          </w:rPr>
          <m:t>,</m:t>
        </m:r>
        <m:r>
          <m:rPr>
            <m:sty m:val="bi"/>
          </m:rPr>
          <w:rPr>
            <w:rFonts w:ascii="Cambria Math" w:hAnsi="Cambria Math"/>
          </w:rPr>
          <m:t> i</m:t>
        </m:r>
        <m:r>
          <m:rPr>
            <m:sty m:val="b"/>
          </m:rPr>
          <w:rPr>
            <w:rFonts w:ascii="Cambria Math" w:hAnsi="Cambria Math"/>
          </w:rPr>
          <m:t>≠</m:t>
        </m:r>
        <m:r>
          <m:rPr>
            <m:sty m:val="bi"/>
          </m:rPr>
          <w:rPr>
            <w:rFonts w:ascii="Cambria Math" w:hAnsi="Cambria Math"/>
          </w:rPr>
          <m:t>k</m:t>
        </m:r>
      </m:oMath>
      <w:r>
        <w:t>. Why must this covariance necessarily be negative?</w:t>
      </w:r>
    </w:p>
    <w:p w14:paraId="598C056D" w14:textId="77777777" w:rsidR="00126BF3" w:rsidRDefault="00126BF3" w:rsidP="00126BF3">
      <w:pPr>
        <w:pStyle w:val="FirstParagraph"/>
        <w:spacing w:before="0" w:after="0"/>
      </w:pPr>
    </w:p>
    <w:p w14:paraId="0E53E071" w14:textId="77777777" w:rsidR="00126BF3" w:rsidRDefault="00000000" w:rsidP="00126BF3">
      <w:pPr>
        <w:pStyle w:val="FirstParagraph"/>
        <w:spacing w:before="0" w:after="0"/>
      </w:pPr>
      <w:r>
        <w:t xml:space="preserve">The general covariance formula is: </w:t>
      </w:r>
      <m:oMath>
        <m:r>
          <w:rPr>
            <w:rFonts w:ascii="Cambria Math" w:hAnsi="Cambria Math"/>
          </w:rPr>
          <m:t>Cov</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EX</m:t>
                </m:r>
              </m:e>
            </m:d>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EY</m:t>
                </m:r>
              </m:e>
            </m:d>
          </m:e>
        </m:d>
        <m:r>
          <m:rPr>
            <m:sty m:val="p"/>
          </m:rPr>
          <w:rPr>
            <w:rFonts w:ascii="Cambria Math" w:hAnsi="Cambria Math"/>
          </w:rPr>
          <m:t>=</m:t>
        </m:r>
        <m:r>
          <w:rPr>
            <w:rFonts w:ascii="Cambria Math" w:hAnsi="Cambria Math"/>
          </w:rPr>
          <m:t>E</m:t>
        </m:r>
        <m:d>
          <m:dPr>
            <m:ctrlPr>
              <w:rPr>
                <w:rFonts w:ascii="Cambria Math" w:hAnsi="Cambria Math"/>
              </w:rPr>
            </m:ctrlPr>
          </m:dPr>
          <m:e>
            <m:r>
              <w:rPr>
                <w:rFonts w:ascii="Cambria Math" w:hAnsi="Cambria Math"/>
              </w:rPr>
              <m:t>XY</m:t>
            </m:r>
          </m:e>
        </m:d>
        <m:r>
          <m:rPr>
            <m:sty m:val="p"/>
          </m:rPr>
          <w:rPr>
            <w:rFonts w:ascii="Cambria Math" w:hAnsi="Cambria Math"/>
          </w:rPr>
          <m:t>-</m:t>
        </m:r>
        <m:r>
          <w:rPr>
            <w:rFonts w:ascii="Cambria Math" w:hAnsi="Cambria Math"/>
          </w:rPr>
          <m:t>EX</m:t>
        </m:r>
        <m:r>
          <m:rPr>
            <m:sty m:val="p"/>
          </m:rPr>
          <w:rPr>
            <w:rFonts w:ascii="Cambria Math" w:hAnsi="Cambria Math"/>
          </w:rPr>
          <m:t>(</m:t>
        </m:r>
        <m:r>
          <w:rPr>
            <w:rFonts w:ascii="Cambria Math" w:hAnsi="Cambria Math"/>
          </w:rPr>
          <m:t>EY)</m:t>
        </m:r>
      </m:oMath>
      <w:r>
        <w:t xml:space="preserve">. Thus, </w:t>
      </w:r>
      <m:oMath>
        <m:sSub>
          <m:sSubPr>
            <m:ctrlPr>
              <w:rPr>
                <w:rFonts w:ascii="Cambria Math" w:hAnsi="Cambria Math"/>
              </w:rPr>
            </m:ctrlPr>
          </m:sSubPr>
          <m:e>
            <m:r>
              <w:rPr>
                <w:rFonts w:ascii="Cambria Math" w:hAnsi="Cambria Math"/>
              </w:rPr>
              <m:t>σ</m:t>
            </m:r>
          </m:e>
          <m:sub>
            <m:r>
              <w:rPr>
                <w:rFonts w:ascii="Cambria Math" w:hAnsi="Cambria Math"/>
              </w:rPr>
              <m:t>ik</m:t>
            </m:r>
          </m:sub>
        </m:sSub>
        <m:r>
          <m:rPr>
            <m:sty m:val="p"/>
          </m:rPr>
          <w:rPr>
            <w:rFonts w:ascii="Cambria Math" w:hAnsi="Cambria Math"/>
          </w:rPr>
          <m:t>=</m:t>
        </m:r>
        <m:r>
          <w:rPr>
            <w:rFonts w:ascii="Cambria Math" w:hAnsi="Cambria Math"/>
          </w:rPr>
          <m:t>Cov</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jk</m:t>
                </m:r>
              </m:sub>
            </m:sSub>
          </m:e>
        </m:d>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jk</m:t>
                </m:r>
              </m:sub>
            </m:sSub>
          </m:e>
        </m:d>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ji</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jk</m:t>
                </m:r>
              </m:sub>
            </m:sSub>
          </m:e>
        </m:d>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sSub>
          <m:sSubPr>
            <m:ctrlPr>
              <w:rPr>
                <w:rFonts w:ascii="Cambria Math" w:hAnsi="Cambria Math"/>
              </w:rPr>
            </m:ctrlPr>
          </m:sSubPr>
          <m:e>
            <m:r>
              <w:rPr>
                <w:rFonts w:ascii="Cambria Math" w:hAnsi="Cambria Math"/>
              </w:rPr>
              <m:t>p</m:t>
            </m:r>
          </m:e>
          <m:sub>
            <m:r>
              <w:rPr>
                <w:rFonts w:ascii="Cambria Math" w:hAnsi="Cambria Math"/>
              </w:rPr>
              <m:t>k</m:t>
            </m:r>
          </m:sub>
        </m:sSub>
      </m:oMath>
      <w:r>
        <w:t>.</w:t>
      </w:r>
    </w:p>
    <w:p w14:paraId="1E9E1BB1" w14:textId="42D61170" w:rsidR="00155AA1" w:rsidRDefault="00000000" w:rsidP="00126BF3">
      <w:pPr>
        <w:pStyle w:val="FirstParagraph"/>
        <w:spacing w:before="0" w:after="0"/>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jk</m:t>
                </m:r>
              </m:sub>
            </m:sSub>
          </m:e>
        </m:d>
        <m:r>
          <m:rPr>
            <m:sty m:val="p"/>
          </m:rPr>
          <w:rPr>
            <w:rFonts w:ascii="Cambria Math" w:hAnsi="Cambria Math"/>
          </w:rPr>
          <m:t>=</m:t>
        </m:r>
        <m:r>
          <w:rPr>
            <w:rFonts w:ascii="Cambria Math" w:hAnsi="Cambria Math"/>
          </w:rPr>
          <m:t>0</m:t>
        </m:r>
      </m:oMath>
      <w:r>
        <w:t>, because we are assuming the x’s are independent.</w:t>
      </w:r>
    </w:p>
    <w:p w14:paraId="53FDB948" w14:textId="3604EE8A" w:rsidR="00B7612E" w:rsidRDefault="00000000" w:rsidP="00A807F8">
      <w:pPr>
        <w:pStyle w:val="BodyText"/>
        <w:spacing w:before="0" w:after="0"/>
      </w:pPr>
      <w:r>
        <w:t>Covariance can be negative, positive, or zero. But in terms of this question, it must be necessarily be negative, because there is an inverse relationship between the variables.</w:t>
      </w:r>
      <w:bookmarkStart w:id="14" w:name="X7ae9bd8ee426ac4db8b158d4ef425a0e08794bb"/>
      <w:bookmarkEnd w:id="11"/>
      <w:bookmarkEnd w:id="13"/>
    </w:p>
    <w:p w14:paraId="0C58D52A" w14:textId="77777777" w:rsidR="00A807F8" w:rsidRPr="00B7612E" w:rsidRDefault="00A807F8" w:rsidP="00A807F8">
      <w:pPr>
        <w:pStyle w:val="BodyText"/>
        <w:spacing w:before="0" w:after="0"/>
      </w:pPr>
    </w:p>
    <w:p w14:paraId="36D26ADC" w14:textId="2E778D9F" w:rsidR="00155AA1" w:rsidRDefault="00000000" w:rsidP="00126BF3">
      <w:pPr>
        <w:pStyle w:val="Heading2"/>
        <w:spacing w:before="0"/>
      </w:pPr>
      <w:r>
        <w:t>18. Use the college test data in Table 5.2 (See Example 5.5)</w:t>
      </w:r>
    </w:p>
    <w:p w14:paraId="415A4021" w14:textId="77777777" w:rsidR="00155AA1" w:rsidRDefault="00000000" w:rsidP="00126BF3">
      <w:pPr>
        <w:pStyle w:val="Heading3"/>
        <w:spacing w:before="0"/>
      </w:pPr>
      <w:bookmarkStart w:id="15" w:name="X5080f3bc783e80530f466b3ff66eef5716e54c0"/>
      <w:r>
        <w:t xml:space="preserve">(a) Test the null hypothesis </w:t>
      </w:r>
      <m:oMath>
        <m:sSub>
          <m:sSubPr>
            <m:ctrlPr>
              <w:rPr>
                <w:rFonts w:ascii="Cambria Math" w:hAnsi="Cambria Math"/>
              </w:rPr>
            </m:ctrlPr>
          </m:sSubPr>
          <m:e>
            <m:r>
              <m:rPr>
                <m:sty m:val="bi"/>
              </m:rPr>
              <w:rPr>
                <w:rFonts w:ascii="Cambria Math" w:hAnsi="Cambria Math"/>
              </w:rPr>
              <m:t>H</m:t>
            </m:r>
          </m:e>
          <m:sub>
            <m:r>
              <m:rPr>
                <m:sty m:val="bi"/>
              </m:rPr>
              <w:rPr>
                <w:rFonts w:ascii="Cambria Math" w:hAnsi="Cambria Math"/>
              </w:rPr>
              <m:t>0</m:t>
            </m:r>
          </m:sub>
        </m:sSub>
        <m:r>
          <m:rPr>
            <m:sty m:val="b"/>
          </m:rPr>
          <w:rPr>
            <w:rFonts w:ascii="Cambria Math" w:hAnsi="Cambria Math"/>
          </w:rPr>
          <m:t>:</m:t>
        </m:r>
        <m:r>
          <m:rPr>
            <m:sty m:val="bi"/>
          </m:rPr>
          <w:rPr>
            <w:rFonts w:ascii="Cambria Math" w:hAnsi="Cambria Math"/>
          </w:rPr>
          <m:t>μ</m:t>
        </m:r>
        <m:r>
          <m:rPr>
            <m:sty m:val="b"/>
          </m:rPr>
          <w:rPr>
            <w:rFonts w:ascii="Cambria Math" w:hAnsi="Cambria Math"/>
          </w:rPr>
          <m:t>'=</m:t>
        </m:r>
        <m:d>
          <m:dPr>
            <m:begChr m:val="["/>
            <m:endChr m:val="]"/>
            <m:ctrlPr>
              <w:rPr>
                <w:rFonts w:ascii="Cambria Math" w:hAnsi="Cambria Math"/>
              </w:rPr>
            </m:ctrlPr>
          </m:dPr>
          <m:e>
            <m:r>
              <m:rPr>
                <m:sty m:val="bi"/>
              </m:rPr>
              <w:rPr>
                <w:rFonts w:ascii="Cambria Math" w:hAnsi="Cambria Math"/>
              </w:rPr>
              <m:t>500</m:t>
            </m:r>
            <m:r>
              <m:rPr>
                <m:sty m:val="b"/>
              </m:rPr>
              <w:rPr>
                <w:rFonts w:ascii="Cambria Math" w:hAnsi="Cambria Math"/>
              </w:rPr>
              <m:t>,</m:t>
            </m:r>
            <m:r>
              <m:rPr>
                <m:sty m:val="bi"/>
              </m:rPr>
              <w:rPr>
                <w:rFonts w:ascii="Cambria Math" w:hAnsi="Cambria Math"/>
              </w:rPr>
              <m:t>50</m:t>
            </m:r>
            <m:r>
              <m:rPr>
                <m:sty m:val="b"/>
              </m:rPr>
              <w:rPr>
                <w:rFonts w:ascii="Cambria Math" w:hAnsi="Cambria Math"/>
              </w:rPr>
              <m:t>,</m:t>
            </m:r>
            <m:r>
              <m:rPr>
                <m:sty m:val="bi"/>
              </m:rPr>
              <w:rPr>
                <w:rFonts w:ascii="Cambria Math" w:hAnsi="Cambria Math"/>
              </w:rPr>
              <m:t>30</m:t>
            </m:r>
          </m:e>
        </m:d>
      </m:oMath>
      <w:r>
        <w:t xml:space="preserve"> vs </w:t>
      </w:r>
      <m:oMath>
        <m:sSub>
          <m:sSubPr>
            <m:ctrlPr>
              <w:rPr>
                <w:rFonts w:ascii="Cambria Math" w:hAnsi="Cambria Math"/>
              </w:rPr>
            </m:ctrlPr>
          </m:sSubPr>
          <m:e>
            <m:r>
              <m:rPr>
                <m:sty m:val="bi"/>
              </m:rPr>
              <w:rPr>
                <w:rFonts w:ascii="Cambria Math" w:hAnsi="Cambria Math"/>
              </w:rPr>
              <m:t>H</m:t>
            </m:r>
          </m:e>
          <m:sub>
            <m:r>
              <m:rPr>
                <m:sty m:val="bi"/>
              </m:rPr>
              <w:rPr>
                <w:rFonts w:ascii="Cambria Math" w:hAnsi="Cambria Math"/>
              </w:rPr>
              <m:t>1</m:t>
            </m:r>
          </m:sub>
        </m:sSub>
        <m:r>
          <m:rPr>
            <m:sty m:val="b"/>
          </m:rPr>
          <w:rPr>
            <w:rFonts w:ascii="Cambria Math" w:hAnsi="Cambria Math"/>
          </w:rPr>
          <m:t>:</m:t>
        </m:r>
        <m:r>
          <m:rPr>
            <m:sty m:val="bi"/>
          </m:rPr>
          <w:rPr>
            <w:rFonts w:ascii="Cambria Math" w:hAnsi="Cambria Math"/>
          </w:rPr>
          <m:t>μ</m:t>
        </m:r>
        <m:r>
          <m:rPr>
            <m:sty m:val="b"/>
          </m:rPr>
          <w:rPr>
            <w:rFonts w:ascii="Cambria Math" w:hAnsi="Cambria Math"/>
          </w:rPr>
          <m:t>'≠</m:t>
        </m:r>
        <m:d>
          <m:dPr>
            <m:begChr m:val="["/>
            <m:endChr m:val="]"/>
            <m:ctrlPr>
              <w:rPr>
                <w:rFonts w:ascii="Cambria Math" w:hAnsi="Cambria Math"/>
              </w:rPr>
            </m:ctrlPr>
          </m:dPr>
          <m:e>
            <m:r>
              <m:rPr>
                <m:sty m:val="bi"/>
              </m:rPr>
              <w:rPr>
                <w:rFonts w:ascii="Cambria Math" w:hAnsi="Cambria Math"/>
              </w:rPr>
              <m:t>500</m:t>
            </m:r>
            <m:r>
              <m:rPr>
                <m:sty m:val="b"/>
              </m:rPr>
              <w:rPr>
                <w:rFonts w:ascii="Cambria Math" w:hAnsi="Cambria Math"/>
              </w:rPr>
              <m:t>,</m:t>
            </m:r>
            <m:r>
              <m:rPr>
                <m:sty m:val="bi"/>
              </m:rPr>
              <w:rPr>
                <w:rFonts w:ascii="Cambria Math" w:hAnsi="Cambria Math"/>
              </w:rPr>
              <m:t>50</m:t>
            </m:r>
            <m:r>
              <m:rPr>
                <m:sty m:val="b"/>
              </m:rPr>
              <w:rPr>
                <w:rFonts w:ascii="Cambria Math" w:hAnsi="Cambria Math"/>
              </w:rPr>
              <m:t>,</m:t>
            </m:r>
            <m:r>
              <m:rPr>
                <m:sty m:val="bi"/>
              </m:rPr>
              <w:rPr>
                <w:rFonts w:ascii="Cambria Math" w:hAnsi="Cambria Math"/>
              </w:rPr>
              <m:t>30</m:t>
            </m:r>
          </m:e>
        </m:d>
      </m:oMath>
      <w:r>
        <w:t xml:space="preserve"> at the </w:t>
      </w:r>
      <m:oMath>
        <m:r>
          <m:rPr>
            <m:sty m:val="bi"/>
          </m:rPr>
          <w:rPr>
            <w:rFonts w:ascii="Cambria Math" w:hAnsi="Cambria Math"/>
          </w:rPr>
          <m:t>α</m:t>
        </m:r>
        <m:r>
          <m:rPr>
            <m:sty m:val="b"/>
          </m:rPr>
          <w:rPr>
            <w:rFonts w:ascii="Cambria Math" w:hAnsi="Cambria Math"/>
          </w:rPr>
          <m:t>=</m:t>
        </m:r>
        <m:r>
          <m:rPr>
            <m:sty m:val="bi"/>
          </m:rPr>
          <w:rPr>
            <w:rFonts w:ascii="Cambria Math" w:hAnsi="Cambria Math"/>
          </w:rPr>
          <m:t>0.05</m:t>
        </m:r>
      </m:oMath>
      <w:r>
        <w:t xml:space="preserve"> level of significance. Suppose [500,50,30]’ represent average scores for thousands of college students over the last 10 years. Is there reason to believe that the group of students represented by the scores in Table 5.2 is scoring differently? Explain.</w:t>
      </w:r>
    </w:p>
    <w:p w14:paraId="0E2F841E" w14:textId="77777777" w:rsidR="00126BF3" w:rsidRDefault="00126BF3" w:rsidP="00126BF3">
      <w:pPr>
        <w:pStyle w:val="FirstParagraph"/>
        <w:spacing w:before="0" w:after="0"/>
        <w:jc w:val="center"/>
        <w:rPr>
          <w:rFonts w:asciiTheme="majorHAnsi" w:eastAsiaTheme="majorEastAsia" w:hAnsiTheme="majorHAnsi" w:cstheme="majorBidi"/>
        </w:rPr>
      </w:pPr>
    </w:p>
    <w:p w14:paraId="3E5B1365" w14:textId="2967CCFB" w:rsidR="00155AA1" w:rsidRDefault="00000000" w:rsidP="00126BF3">
      <w:pPr>
        <w:pStyle w:val="FirstParagraph"/>
        <w:spacing w:before="0" w:after="0"/>
        <w:jc w:val="center"/>
      </w:pPr>
      <m:oMath>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r>
          <w:rPr>
            <w:rFonts w:ascii="Cambria Math" w:hAnsi="Cambria Math"/>
          </w:rPr>
          <m:t>μ</m:t>
        </m:r>
        <m:r>
          <m:rPr>
            <m:sty m:val="p"/>
          </m:rPr>
          <w:rPr>
            <w:rFonts w:ascii="Cambria Math" w:hAnsi="Cambria Math"/>
          </w:rPr>
          <m:t>'=</m:t>
        </m:r>
        <m:d>
          <m:dPr>
            <m:begChr m:val="["/>
            <m:endChr m:val="]"/>
            <m:ctrlPr>
              <w:rPr>
                <w:rFonts w:ascii="Cambria Math" w:hAnsi="Cambria Math"/>
              </w:rPr>
            </m:ctrlPr>
          </m:dPr>
          <m:e>
            <m:r>
              <w:rPr>
                <w:rFonts w:ascii="Cambria Math" w:hAnsi="Cambria Math"/>
              </w:rPr>
              <m:t>500</m:t>
            </m:r>
            <m:r>
              <m:rPr>
                <m:sty m:val="p"/>
              </m:rPr>
              <w:rPr>
                <w:rFonts w:ascii="Cambria Math" w:hAnsi="Cambria Math"/>
              </w:rPr>
              <m:t>,</m:t>
            </m:r>
            <m:r>
              <w:rPr>
                <w:rFonts w:ascii="Cambria Math" w:hAnsi="Cambria Math"/>
              </w:rPr>
              <m:t>50</m:t>
            </m:r>
            <m:r>
              <m:rPr>
                <m:sty m:val="p"/>
              </m:rPr>
              <w:rPr>
                <w:rFonts w:ascii="Cambria Math" w:hAnsi="Cambria Math"/>
              </w:rPr>
              <m:t>,</m:t>
            </m:r>
            <m:r>
              <w:rPr>
                <w:rFonts w:ascii="Cambria Math" w:hAnsi="Cambria Math"/>
              </w:rPr>
              <m:t>30</m:t>
            </m:r>
          </m:e>
        </m:d>
      </m:oMath>
      <w:r>
        <w:t xml:space="preserve"> vs </w:t>
      </w:r>
      <m:oMath>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r>
          <w:rPr>
            <w:rFonts w:ascii="Cambria Math" w:hAnsi="Cambria Math"/>
          </w:rPr>
          <m:t>μ</m:t>
        </m:r>
        <m:r>
          <m:rPr>
            <m:sty m:val="p"/>
          </m:rPr>
          <w:rPr>
            <w:rFonts w:ascii="Cambria Math" w:hAnsi="Cambria Math"/>
          </w:rPr>
          <m:t>'≠</m:t>
        </m:r>
        <m:d>
          <m:dPr>
            <m:begChr m:val="["/>
            <m:endChr m:val="]"/>
            <m:ctrlPr>
              <w:rPr>
                <w:rFonts w:ascii="Cambria Math" w:hAnsi="Cambria Math"/>
              </w:rPr>
            </m:ctrlPr>
          </m:dPr>
          <m:e>
            <m:r>
              <w:rPr>
                <w:rFonts w:ascii="Cambria Math" w:hAnsi="Cambria Math"/>
              </w:rPr>
              <m:t>500</m:t>
            </m:r>
            <m:r>
              <m:rPr>
                <m:sty m:val="p"/>
              </m:rPr>
              <w:rPr>
                <w:rFonts w:ascii="Cambria Math" w:hAnsi="Cambria Math"/>
              </w:rPr>
              <m:t>,</m:t>
            </m:r>
            <m:r>
              <w:rPr>
                <w:rFonts w:ascii="Cambria Math" w:hAnsi="Cambria Math"/>
              </w:rPr>
              <m:t>50</m:t>
            </m:r>
            <m:r>
              <m:rPr>
                <m:sty m:val="p"/>
              </m:rPr>
              <w:rPr>
                <w:rFonts w:ascii="Cambria Math" w:hAnsi="Cambria Math"/>
              </w:rPr>
              <m:t>,</m:t>
            </m:r>
            <m:r>
              <w:rPr>
                <w:rFonts w:ascii="Cambria Math" w:hAnsi="Cambria Math"/>
              </w:rPr>
              <m:t>30</m:t>
            </m:r>
          </m:e>
        </m:d>
      </m:oMath>
      <w:r>
        <w:t xml:space="preserve"> </w:t>
      </w:r>
      <m:oMath>
        <m:r>
          <w:rPr>
            <w:rFonts w:ascii="Cambria Math" w:hAnsi="Cambria Math"/>
          </w:rPr>
          <m:t>α</m:t>
        </m:r>
        <m:r>
          <m:rPr>
            <m:sty m:val="p"/>
          </m:rPr>
          <w:rPr>
            <w:rFonts w:ascii="Cambria Math" w:hAnsi="Cambria Math"/>
          </w:rPr>
          <m:t>=</m:t>
        </m:r>
        <m:r>
          <w:rPr>
            <w:rFonts w:ascii="Cambria Math" w:hAnsi="Cambria Math"/>
          </w:rPr>
          <m:t>0.05</m:t>
        </m:r>
      </m:oMath>
    </w:p>
    <w:p w14:paraId="71B5D61B" w14:textId="77777777" w:rsidR="00126BF3" w:rsidRDefault="00126BF3" w:rsidP="00126BF3">
      <w:pPr>
        <w:pStyle w:val="BodyText"/>
        <w:spacing w:before="0" w:after="0"/>
      </w:pPr>
    </w:p>
    <w:p w14:paraId="4703E8A0" w14:textId="3D93FF4C" w:rsidR="00155AA1" w:rsidRDefault="00000000" w:rsidP="00126BF3">
      <w:pPr>
        <w:pStyle w:val="BodyText"/>
        <w:spacing w:before="0" w:after="0"/>
        <w:rPr>
          <w:rFonts w:eastAsiaTheme="minorEastAsia"/>
        </w:rPr>
      </w:pPr>
      <w:r>
        <w:t xml:space="preserve">According to (5-7),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would be rejected if </w:t>
      </w:r>
      <m:oMath>
        <m:sSup>
          <m:sSupPr>
            <m:ctrlPr>
              <w:rPr>
                <w:rFonts w:ascii="Cambria Math" w:hAnsi="Cambria Math"/>
              </w:rPr>
            </m:ctrlPr>
          </m:sSupPr>
          <m:e>
            <m:r>
              <w:rPr>
                <w:rFonts w:ascii="Cambria Math" w:hAnsi="Cambria Math"/>
              </w:rPr>
              <m:t>T</m:t>
            </m:r>
          </m:e>
          <m:sup>
            <m:r>
              <w:rPr>
                <w:rFonts w:ascii="Cambria Math" w:hAnsi="Cambria Math"/>
              </w:rPr>
              <m:t>2</m:t>
            </m:r>
          </m:sup>
        </m:sSup>
        <m:r>
          <m:rPr>
            <m:sty m:val="p"/>
          </m:rPr>
          <w:rPr>
            <w:rFonts w:ascii="Cambria Math" w:hAnsi="Cambria Math"/>
          </w:rPr>
          <m:t>=</m:t>
        </m:r>
        <m:r>
          <w:rPr>
            <w:rFonts w:ascii="Cambria Math" w:hAnsi="Cambria Math"/>
          </w:rPr>
          <m:t>n</m:t>
        </m:r>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0</m:t>
                </m:r>
              </m:sub>
            </m:sSub>
          </m:e>
        </m:d>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d>
          <m:dPr>
            <m:ctrlPr>
              <w:rPr>
                <w:rFonts w:ascii="Cambria Math" w:hAnsi="Cambria Math"/>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0</m:t>
                </m:r>
              </m:sub>
            </m:sSub>
          </m:e>
        </m:d>
        <m:r>
          <m:rPr>
            <m:sty m:val="p"/>
          </m:rPr>
          <w:rPr>
            <w:rFonts w:ascii="Cambria Math" w:hAnsi="Cambria Math"/>
          </w:rPr>
          <m:t>&gt;</m:t>
        </m:r>
        <m:f>
          <m:fPr>
            <m:ctrlPr>
              <w:rPr>
                <w:rFonts w:ascii="Cambria Math" w:hAnsi="Cambria Math"/>
              </w:rPr>
            </m:ctrlPr>
          </m:fPr>
          <m:num>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w:rPr>
                <w:rFonts w:ascii="Cambria Math" w:hAnsi="Cambria Math"/>
              </w:rPr>
              <m:t>p</m:t>
            </m:r>
          </m:num>
          <m:den>
            <m:r>
              <w:rPr>
                <w:rFonts w:ascii="Cambria Math" w:hAnsi="Cambria Math"/>
              </w:rPr>
              <m:t>n</m:t>
            </m:r>
            <m:r>
              <m:rPr>
                <m:sty m:val="p"/>
              </m:rPr>
              <w:rPr>
                <w:rFonts w:ascii="Cambria Math" w:hAnsi="Cambria Math"/>
              </w:rPr>
              <m:t>-</m:t>
            </m:r>
            <m:r>
              <w:rPr>
                <w:rFonts w:ascii="Cambria Math" w:hAnsi="Cambria Math"/>
              </w:rPr>
              <m:t>p</m:t>
            </m:r>
          </m:den>
        </m:f>
        <m:sSub>
          <m:sSubPr>
            <m:ctrlPr>
              <w:rPr>
                <w:rFonts w:ascii="Cambria Math" w:hAnsi="Cambria Math"/>
              </w:rPr>
            </m:ctrlPr>
          </m:sSubPr>
          <m:e>
            <m:r>
              <w:rPr>
                <w:rFonts w:ascii="Cambria Math" w:hAnsi="Cambria Math"/>
              </w:rPr>
              <m:t>F</m:t>
            </m:r>
          </m:e>
          <m:sub>
            <m:r>
              <w:rPr>
                <w:rFonts w:ascii="Cambria Math" w:hAnsi="Cambria Math"/>
              </w:rPr>
              <m:t>p</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p</m:t>
            </m:r>
          </m:sub>
        </m:sSub>
        <m:d>
          <m:dPr>
            <m:ctrlPr>
              <w:rPr>
                <w:rFonts w:ascii="Cambria Math" w:hAnsi="Cambria Math"/>
              </w:rPr>
            </m:ctrlPr>
          </m:dPr>
          <m:e>
            <m:r>
              <w:rPr>
                <w:rFonts w:ascii="Cambria Math" w:hAnsi="Cambria Math"/>
              </w:rPr>
              <m:t>α</m:t>
            </m:r>
          </m:e>
        </m:d>
      </m:oMath>
    </w:p>
    <w:p w14:paraId="5B1ED8A6" w14:textId="77777777" w:rsidR="00B7612E" w:rsidRDefault="00B7612E" w:rsidP="00126BF3">
      <w:pPr>
        <w:pStyle w:val="BodyText"/>
        <w:spacing w:before="0" w:after="0"/>
      </w:pPr>
    </w:p>
    <w:p w14:paraId="7C002148" w14:textId="77777777" w:rsidR="00155AA1" w:rsidRDefault="00000000" w:rsidP="00126BF3">
      <w:pPr>
        <w:pStyle w:val="SourceCode"/>
        <w:wordWrap/>
        <w:spacing w:after="0"/>
      </w:pPr>
      <w:r>
        <w:rPr>
          <w:rStyle w:val="VerbatimChar"/>
        </w:rPr>
        <w:t>## The critical region for this alpha is 8.557973</w:t>
      </w:r>
    </w:p>
    <w:p w14:paraId="2C09BB39" w14:textId="77777777" w:rsidR="00155AA1" w:rsidRDefault="00000000" w:rsidP="00126BF3">
      <w:pPr>
        <w:pStyle w:val="SourceCode"/>
        <w:wordWrap/>
        <w:spacing w:after="0"/>
      </w:pPr>
      <w:r>
        <w:rPr>
          <w:rStyle w:val="VerbatimChar"/>
        </w:rPr>
        <w:t xml:space="preserve">## </w:t>
      </w:r>
      <w:r>
        <w:br/>
      </w:r>
      <w:r>
        <w:rPr>
          <w:rStyle w:val="VerbatimChar"/>
        </w:rPr>
        <w:t>##  Hotelling's one sample T2-test</w:t>
      </w:r>
      <w:r>
        <w:br/>
      </w:r>
      <w:r>
        <w:rPr>
          <w:rStyle w:val="VerbatimChar"/>
        </w:rPr>
        <w:t xml:space="preserve">## </w:t>
      </w:r>
      <w:r>
        <w:br/>
      </w:r>
      <w:r>
        <w:rPr>
          <w:rStyle w:val="VerbatimChar"/>
        </w:rPr>
        <w:t>## data:  college</w:t>
      </w:r>
      <w:r>
        <w:br/>
      </w:r>
      <w:r>
        <w:rPr>
          <w:rStyle w:val="VerbatimChar"/>
        </w:rPr>
        <w:t>## T.2 = 72.706, df1 = 3, df2 = 84, p-value &lt; 2.2e-16</w:t>
      </w:r>
      <w:r>
        <w:br/>
      </w:r>
      <w:r>
        <w:rPr>
          <w:rStyle w:val="VerbatimChar"/>
        </w:rPr>
        <w:t>## alternative hypothesis: true location is not equal to c(500,50,30)</w:t>
      </w:r>
    </w:p>
    <w:p w14:paraId="3E8A4E89" w14:textId="77777777" w:rsidR="00B7612E" w:rsidRDefault="00B7612E" w:rsidP="00126BF3">
      <w:pPr>
        <w:pStyle w:val="FirstParagraph"/>
        <w:spacing w:before="0" w:after="0"/>
      </w:pPr>
    </w:p>
    <w:p w14:paraId="0C603B1F" w14:textId="47B9D0C1" w:rsidR="00155AA1" w:rsidRDefault="00000000" w:rsidP="00126BF3">
      <w:pPr>
        <w:pStyle w:val="FirstParagraph"/>
        <w:spacing w:before="0" w:after="0"/>
      </w:pPr>
      <w:r>
        <w:lastRenderedPageBreak/>
        <w:t xml:space="preserve">We find that the p-value is small and </w:t>
      </w:r>
      <m:oMath>
        <m:sSup>
          <m:sSupPr>
            <m:ctrlPr>
              <w:rPr>
                <w:rFonts w:ascii="Cambria Math" w:hAnsi="Cambria Math"/>
              </w:rPr>
            </m:ctrlPr>
          </m:sSupPr>
          <m:e>
            <m:r>
              <w:rPr>
                <w:rFonts w:ascii="Cambria Math" w:hAnsi="Cambria Math"/>
              </w:rPr>
              <m:t>T</m:t>
            </m:r>
          </m:e>
          <m:sup>
            <m:r>
              <w:rPr>
                <w:rFonts w:ascii="Cambria Math" w:hAnsi="Cambria Math"/>
              </w:rPr>
              <m:t>2</m:t>
            </m:r>
          </m:sup>
        </m:sSup>
        <m:r>
          <m:rPr>
            <m:sty m:val="p"/>
          </m:rPr>
          <w:rPr>
            <w:rFonts w:ascii="Cambria Math" w:hAnsi="Cambria Math"/>
          </w:rPr>
          <m:t>=</m:t>
        </m:r>
        <m:r>
          <w:rPr>
            <w:rFonts w:ascii="Cambria Math" w:hAnsi="Cambria Math"/>
          </w:rPr>
          <m:t>72.706</m:t>
        </m:r>
        <m:r>
          <m:rPr>
            <m:sty m:val="p"/>
          </m:rPr>
          <w:rPr>
            <w:rFonts w:ascii="Cambria Math" w:hAnsi="Cambria Math"/>
          </w:rPr>
          <m:t>&gt;</m:t>
        </m:r>
        <m:r>
          <w:rPr>
            <w:rFonts w:ascii="Cambria Math" w:hAnsi="Cambria Math"/>
          </w:rPr>
          <m:t>8.557973</m:t>
        </m:r>
      </m:oMath>
      <w:r>
        <w:t xml:space="preserve">, therefore we reject </w:t>
      </w:r>
      <m:oMath>
        <m:sSub>
          <m:sSubPr>
            <m:ctrlPr>
              <w:rPr>
                <w:rFonts w:ascii="Cambria Math" w:hAnsi="Cambria Math"/>
              </w:rPr>
            </m:ctrlPr>
          </m:sSubPr>
          <m:e>
            <m:r>
              <w:rPr>
                <w:rFonts w:ascii="Cambria Math" w:hAnsi="Cambria Math"/>
              </w:rPr>
              <m:t>H</m:t>
            </m:r>
          </m:e>
          <m:sub>
            <m:r>
              <w:rPr>
                <w:rFonts w:ascii="Cambria Math" w:hAnsi="Cambria Math"/>
              </w:rPr>
              <m:t>0</m:t>
            </m:r>
          </m:sub>
        </m:sSub>
      </m:oMath>
      <w:r>
        <w:t>. This means, the average scores for thousands of college students over the last 10 years do differ significantly from the students in Table 5.2. The scores in Table 5.2 could be scoring differently because of sample size and perhaps because these students are scoring notably higher or lower in the chosen subject.</w:t>
      </w:r>
    </w:p>
    <w:p w14:paraId="51B83A47" w14:textId="77777777" w:rsidR="00B7612E" w:rsidRDefault="00B7612E" w:rsidP="00126BF3">
      <w:pPr>
        <w:pStyle w:val="Heading3"/>
        <w:spacing w:before="0"/>
      </w:pPr>
      <w:bookmarkStart w:id="16" w:name="X519bbe2136e83c5000f7eedb88deff3f0661765"/>
      <w:bookmarkEnd w:id="15"/>
    </w:p>
    <w:p w14:paraId="62C8DDB1" w14:textId="5AF3B01D" w:rsidR="00155AA1" w:rsidRDefault="00000000" w:rsidP="00126BF3">
      <w:pPr>
        <w:pStyle w:val="Heading3"/>
        <w:spacing w:before="0"/>
      </w:pPr>
      <w:r>
        <w:t xml:space="preserve">(b) Determine the lengths and directions for the axes 95% confidence ellipsoid for </w:t>
      </w:r>
      <m:oMath>
        <m:r>
          <m:rPr>
            <m:sty m:val="bi"/>
          </m:rPr>
          <w:rPr>
            <w:rFonts w:ascii="Cambria Math" w:hAnsi="Cambria Math"/>
          </w:rPr>
          <m:t>μ</m:t>
        </m:r>
      </m:oMath>
      <w:r>
        <w:t>.</w:t>
      </w:r>
    </w:p>
    <w:p w14:paraId="4EEDA970" w14:textId="77777777" w:rsidR="00155AA1" w:rsidRDefault="00000000" w:rsidP="00126BF3">
      <w:pPr>
        <w:pStyle w:val="FirstParagraph"/>
        <w:spacing w:before="0" w:after="0"/>
      </w:pPr>
      <w:r>
        <w:t xml:space="preserve">The formula for finding the length and direction of the axes of the 95% confidence ellipsoid is: </w:t>
      </w:r>
      <m:oMath>
        <m:rad>
          <m:radPr>
            <m:degHide m:val="1"/>
            <m:ctrlPr>
              <w:rPr>
                <w:rFonts w:ascii="Cambria Math" w:hAnsi="Cambria Math"/>
              </w:rPr>
            </m:ctrlPr>
          </m:radPr>
          <m:deg/>
          <m:e>
            <m:sSub>
              <m:sSubPr>
                <m:ctrlPr>
                  <w:rPr>
                    <w:rFonts w:ascii="Cambria Math" w:hAnsi="Cambria Math"/>
                  </w:rPr>
                </m:ctrlPr>
              </m:sSubPr>
              <m:e>
                <m:r>
                  <w:rPr>
                    <w:rFonts w:ascii="Cambria Math" w:hAnsi="Cambria Math"/>
                  </w:rPr>
                  <m:t>λ</m:t>
                </m:r>
              </m:e>
              <m:sub>
                <m:r>
                  <w:rPr>
                    <w:rFonts w:ascii="Cambria Math" w:hAnsi="Cambria Math"/>
                  </w:rPr>
                  <m:t>i</m:t>
                </m:r>
              </m:sub>
            </m:sSub>
            <m:d>
              <m:dPr>
                <m:begChr m:val="["/>
                <m:endChr m:val="]"/>
                <m:ctrlPr>
                  <w:rPr>
                    <w:rFonts w:ascii="Cambria Math" w:hAnsi="Cambria Math"/>
                  </w:rPr>
                </m:ctrlPr>
              </m:dPr>
              <m:e>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num>
                  <m:den>
                    <m:r>
                      <w:rPr>
                        <w:rFonts w:ascii="Cambria Math" w:hAnsi="Cambria Math"/>
                      </w:rPr>
                      <m:t>n</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p</m:t>
                        </m:r>
                      </m:e>
                    </m:d>
                  </m:den>
                </m:f>
              </m:e>
            </m:d>
            <m:sSub>
              <m:sSubPr>
                <m:ctrlPr>
                  <w:rPr>
                    <w:rFonts w:ascii="Cambria Math" w:hAnsi="Cambria Math"/>
                  </w:rPr>
                </m:ctrlPr>
              </m:sSubPr>
              <m:e>
                <m:r>
                  <w:rPr>
                    <w:rFonts w:ascii="Cambria Math" w:hAnsi="Cambria Math"/>
                  </w:rPr>
                  <m:t>F</m:t>
                </m:r>
              </m:e>
              <m:sub>
                <m:r>
                  <w:rPr>
                    <w:rFonts w:ascii="Cambria Math" w:hAnsi="Cambria Math"/>
                  </w:rPr>
                  <m:t>p</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p</m:t>
                </m:r>
              </m:sub>
            </m:sSub>
            <m:d>
              <m:dPr>
                <m:ctrlPr>
                  <w:rPr>
                    <w:rFonts w:ascii="Cambria Math" w:hAnsi="Cambria Math"/>
                  </w:rPr>
                </m:ctrlPr>
              </m:dPr>
              <m:e>
                <m:r>
                  <w:rPr>
                    <w:rFonts w:ascii="Cambria Math" w:hAnsi="Cambria Math"/>
                  </w:rPr>
                  <m:t>α</m:t>
                </m:r>
              </m:e>
            </m:d>
            <m:sSub>
              <m:sSubPr>
                <m:ctrlPr>
                  <w:rPr>
                    <w:rFonts w:ascii="Cambria Math" w:hAnsi="Cambria Math"/>
                  </w:rPr>
                </m:ctrlPr>
              </m:sSubPr>
              <m:e>
                <m:r>
                  <w:rPr>
                    <w:rFonts w:ascii="Cambria Math" w:hAnsi="Cambria Math"/>
                  </w:rPr>
                  <m:t>e</m:t>
                </m:r>
              </m:e>
              <m:sub>
                <m:r>
                  <w:rPr>
                    <w:rFonts w:ascii="Cambria Math" w:hAnsi="Cambria Math"/>
                  </w:rPr>
                  <m:t>i</m:t>
                </m:r>
              </m:sub>
            </m:sSub>
          </m:e>
        </m:rad>
      </m:oMath>
      <w:r>
        <w:t xml:space="preserve">, where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e</m:t>
            </m:r>
          </m:e>
          <m:sub>
            <m:r>
              <w:rPr>
                <w:rFonts w:ascii="Cambria Math" w:hAnsi="Cambria Math"/>
              </w:rPr>
              <m:t>i</m:t>
            </m:r>
          </m:sub>
        </m:sSub>
      </m:oMath>
      <w:r>
        <w:t xml:space="preserve"> are the eigenvalues and eigenvectors from the sample covariance matrix.</w:t>
      </w:r>
    </w:p>
    <w:p w14:paraId="60265D5E" w14:textId="77777777" w:rsidR="00B7612E" w:rsidRDefault="00B7612E" w:rsidP="00126BF3">
      <w:pPr>
        <w:pStyle w:val="BodyText"/>
        <w:spacing w:before="0" w:after="0"/>
      </w:pPr>
    </w:p>
    <w:p w14:paraId="0E8A1B3C" w14:textId="23A0854B" w:rsidR="00155AA1" w:rsidRDefault="00000000" w:rsidP="00126BF3">
      <w:pPr>
        <w:pStyle w:val="BodyText"/>
        <w:spacing w:before="0" w:after="0"/>
      </w:pPr>
      <w:r>
        <w:t>We will first find the direction of the 3 axes.</w:t>
      </w:r>
    </w:p>
    <w:p w14:paraId="2BE95DC9" w14:textId="77777777" w:rsidR="00B7612E" w:rsidRDefault="00B7612E" w:rsidP="00126BF3">
      <w:pPr>
        <w:pStyle w:val="BodyText"/>
        <w:spacing w:before="0" w:after="0"/>
      </w:pPr>
    </w:p>
    <w:p w14:paraId="634395B3" w14:textId="3AD8D829" w:rsidR="00155AA1" w:rsidRDefault="00000000" w:rsidP="00126BF3">
      <w:pPr>
        <w:pStyle w:val="BodyText"/>
        <w:spacing w:before="0" w:after="0"/>
      </w:pPr>
      <w:r>
        <w:t>The direction of the social science &amp; history axis is:</w:t>
      </w:r>
    </w:p>
    <w:p w14:paraId="32D2EA1E" w14:textId="77777777" w:rsidR="00155AA1" w:rsidRDefault="00000000" w:rsidP="00126BF3">
      <w:pPr>
        <w:pStyle w:val="SourceCode"/>
        <w:wordWrap/>
        <w:spacing w:after="0"/>
      </w:pPr>
      <w:r>
        <w:rPr>
          <w:rStyle w:val="VerbatimChar"/>
        </w:rPr>
        <w:t>## [ 0.9939054 0.1034434 0.03809906 ]</w:t>
      </w:r>
    </w:p>
    <w:p w14:paraId="7D77D4E4" w14:textId="77777777" w:rsidR="00B7612E" w:rsidRDefault="00B7612E" w:rsidP="00126BF3">
      <w:pPr>
        <w:pStyle w:val="FirstParagraph"/>
        <w:spacing w:before="0" w:after="0"/>
      </w:pPr>
    </w:p>
    <w:p w14:paraId="606C3E90" w14:textId="32BFA709" w:rsidR="00155AA1" w:rsidRDefault="00000000" w:rsidP="00126BF3">
      <w:pPr>
        <w:pStyle w:val="FirstParagraph"/>
        <w:spacing w:before="0" w:after="0"/>
      </w:pPr>
      <w:r>
        <w:t>The direction of the verbal axis is:</w:t>
      </w:r>
    </w:p>
    <w:p w14:paraId="33A906F6" w14:textId="77777777" w:rsidR="00155AA1" w:rsidRDefault="00000000" w:rsidP="00126BF3">
      <w:pPr>
        <w:pStyle w:val="SourceCode"/>
        <w:wordWrap/>
        <w:spacing w:after="0"/>
      </w:pPr>
      <w:r>
        <w:rPr>
          <w:rStyle w:val="VerbatimChar"/>
        </w:rPr>
        <w:t>## [ 0.1037315 -0.9945892 -0.005660238 ]</w:t>
      </w:r>
    </w:p>
    <w:p w14:paraId="1EFBBC62" w14:textId="77777777" w:rsidR="00B7612E" w:rsidRDefault="00B7612E" w:rsidP="00126BF3">
      <w:pPr>
        <w:pStyle w:val="FirstParagraph"/>
        <w:spacing w:before="0" w:after="0"/>
      </w:pPr>
    </w:p>
    <w:p w14:paraId="767CCD60" w14:textId="792F19BF" w:rsidR="00155AA1" w:rsidRDefault="00000000" w:rsidP="00126BF3">
      <w:pPr>
        <w:pStyle w:val="FirstParagraph"/>
        <w:spacing w:before="0" w:after="0"/>
      </w:pPr>
      <w:r>
        <w:t>The direction of the science axis is:</w:t>
      </w:r>
    </w:p>
    <w:p w14:paraId="2CDFDD0E" w14:textId="77777777" w:rsidR="00155AA1" w:rsidRDefault="00000000" w:rsidP="00126BF3">
      <w:pPr>
        <w:pStyle w:val="SourceCode"/>
        <w:wordWrap/>
        <w:spacing w:after="0"/>
      </w:pPr>
      <w:r>
        <w:rPr>
          <w:rStyle w:val="VerbatimChar"/>
        </w:rPr>
        <w:t>## [ -0.0373074 -0.009577815 0.9992579 ]</w:t>
      </w:r>
    </w:p>
    <w:p w14:paraId="7A0FB6EE" w14:textId="77777777" w:rsidR="00B7612E" w:rsidRDefault="00B7612E" w:rsidP="00126BF3">
      <w:pPr>
        <w:pStyle w:val="FirstParagraph"/>
        <w:spacing w:before="0" w:after="0"/>
      </w:pPr>
    </w:p>
    <w:p w14:paraId="23301B42" w14:textId="3A76C927" w:rsidR="00155AA1" w:rsidRDefault="00000000" w:rsidP="00126BF3">
      <w:pPr>
        <w:pStyle w:val="FirstParagraph"/>
        <w:spacing w:before="0" w:after="0"/>
      </w:pPr>
      <w:r>
        <w:t>Now, we find the axes’ lengths.</w:t>
      </w:r>
    </w:p>
    <w:p w14:paraId="07927D29" w14:textId="77777777" w:rsidR="00155AA1" w:rsidRDefault="00000000" w:rsidP="00126BF3">
      <w:pPr>
        <w:pStyle w:val="SourceCode"/>
        <w:wordWrap/>
        <w:spacing w:after="0"/>
      </w:pPr>
      <w:r>
        <w:rPr>
          <w:rStyle w:val="VerbatimChar"/>
        </w:rPr>
        <w:t>## The axis length of social science &amp; history is 23.73</w:t>
      </w:r>
    </w:p>
    <w:p w14:paraId="19D83AA1" w14:textId="77777777" w:rsidR="00155AA1" w:rsidRDefault="00000000" w:rsidP="00126BF3">
      <w:pPr>
        <w:pStyle w:val="SourceCode"/>
        <w:wordWrap/>
        <w:spacing w:after="0"/>
      </w:pPr>
      <w:r>
        <w:rPr>
          <w:rStyle w:val="VerbatimChar"/>
        </w:rPr>
        <w:t>## The axis length of verbal is 2.472768</w:t>
      </w:r>
    </w:p>
    <w:p w14:paraId="174DF6D3" w14:textId="77777777" w:rsidR="00155AA1" w:rsidRDefault="00000000" w:rsidP="00126BF3">
      <w:pPr>
        <w:pStyle w:val="SourceCode"/>
        <w:wordWrap/>
        <w:spacing w:after="0"/>
      </w:pPr>
      <w:r>
        <w:rPr>
          <w:rStyle w:val="VerbatimChar"/>
        </w:rPr>
        <w:t>## The axis length of science is 1.1825</w:t>
      </w:r>
    </w:p>
    <w:p w14:paraId="20283095" w14:textId="77777777" w:rsidR="00A807F8" w:rsidRDefault="00A807F8" w:rsidP="00B7612E">
      <w:pPr>
        <w:pStyle w:val="Heading3"/>
        <w:spacing w:before="0"/>
      </w:pPr>
      <w:bookmarkStart w:id="17" w:name="Xb6aa06f61e4d1d3ed81aea6e5cf45be160ffbbb"/>
      <w:bookmarkEnd w:id="16"/>
    </w:p>
    <w:p w14:paraId="1EA7B8D2" w14:textId="77777777" w:rsidR="00A807F8" w:rsidRDefault="00A807F8" w:rsidP="00B7612E">
      <w:pPr>
        <w:pStyle w:val="Heading3"/>
        <w:spacing w:before="0"/>
      </w:pPr>
    </w:p>
    <w:p w14:paraId="38CE1D75" w14:textId="77777777" w:rsidR="00A807F8" w:rsidRDefault="00A807F8" w:rsidP="00B7612E">
      <w:pPr>
        <w:pStyle w:val="Heading3"/>
        <w:spacing w:before="0"/>
      </w:pPr>
    </w:p>
    <w:p w14:paraId="5E8330EF" w14:textId="77777777" w:rsidR="00A807F8" w:rsidRDefault="00A807F8" w:rsidP="00B7612E">
      <w:pPr>
        <w:pStyle w:val="Heading3"/>
        <w:spacing w:before="0"/>
      </w:pPr>
    </w:p>
    <w:p w14:paraId="17831AC6" w14:textId="77777777" w:rsidR="00A807F8" w:rsidRDefault="00A807F8" w:rsidP="00B7612E">
      <w:pPr>
        <w:pStyle w:val="Heading3"/>
        <w:spacing w:before="0"/>
      </w:pPr>
    </w:p>
    <w:p w14:paraId="6AE18742" w14:textId="77777777" w:rsidR="00A807F8" w:rsidRDefault="00A807F8" w:rsidP="00B7612E">
      <w:pPr>
        <w:pStyle w:val="Heading3"/>
        <w:spacing w:before="0"/>
      </w:pPr>
    </w:p>
    <w:p w14:paraId="7D288763" w14:textId="77777777" w:rsidR="00A807F8" w:rsidRDefault="00A807F8" w:rsidP="00B7612E">
      <w:pPr>
        <w:pStyle w:val="Heading3"/>
        <w:spacing w:before="0"/>
      </w:pPr>
    </w:p>
    <w:p w14:paraId="7C4944C8" w14:textId="77777777" w:rsidR="00A807F8" w:rsidRDefault="00A807F8" w:rsidP="00B7612E">
      <w:pPr>
        <w:pStyle w:val="Heading3"/>
        <w:spacing w:before="0"/>
      </w:pPr>
    </w:p>
    <w:p w14:paraId="40AB0465" w14:textId="77777777" w:rsidR="00A807F8" w:rsidRDefault="00A807F8" w:rsidP="00B7612E">
      <w:pPr>
        <w:pStyle w:val="Heading3"/>
        <w:spacing w:before="0"/>
      </w:pPr>
    </w:p>
    <w:p w14:paraId="1ED70FA0" w14:textId="77777777" w:rsidR="00A807F8" w:rsidRDefault="00A807F8" w:rsidP="00B7612E">
      <w:pPr>
        <w:pStyle w:val="Heading3"/>
        <w:spacing w:before="0"/>
      </w:pPr>
    </w:p>
    <w:p w14:paraId="1CA8F931" w14:textId="77777777" w:rsidR="00A807F8" w:rsidRDefault="00A807F8" w:rsidP="00B7612E">
      <w:pPr>
        <w:pStyle w:val="Heading3"/>
        <w:spacing w:before="0"/>
      </w:pPr>
    </w:p>
    <w:p w14:paraId="748D1DED" w14:textId="77777777" w:rsidR="00A807F8" w:rsidRDefault="00A807F8" w:rsidP="00B7612E">
      <w:pPr>
        <w:pStyle w:val="Heading3"/>
        <w:spacing w:before="0"/>
      </w:pPr>
    </w:p>
    <w:p w14:paraId="53D992D3" w14:textId="77777777" w:rsidR="00A807F8" w:rsidRPr="00A807F8" w:rsidRDefault="00A807F8" w:rsidP="00A807F8">
      <w:pPr>
        <w:pStyle w:val="BodyText"/>
        <w:spacing w:before="0" w:after="0"/>
      </w:pPr>
    </w:p>
    <w:p w14:paraId="004939F8" w14:textId="77777777" w:rsidR="00A807F8" w:rsidRDefault="00A807F8" w:rsidP="00A807F8">
      <w:pPr>
        <w:pStyle w:val="Heading3"/>
        <w:spacing w:before="0"/>
      </w:pPr>
    </w:p>
    <w:p w14:paraId="2502C94E" w14:textId="64C1F7B8" w:rsidR="00155AA1" w:rsidRDefault="00000000" w:rsidP="00A807F8">
      <w:pPr>
        <w:pStyle w:val="Heading3"/>
        <w:spacing w:before="0"/>
      </w:pPr>
      <w:r>
        <w:t xml:space="preserve">(c) </w:t>
      </w:r>
      <w:proofErr w:type="spellStart"/>
      <w:r>
        <w:t>Contstruct</w:t>
      </w:r>
      <w:proofErr w:type="spellEnd"/>
      <w:r>
        <w:t xml:space="preserve"> Q-Q plots from the marginal distributions of social science and history, verbal, and science scores. Also, construct the three possible scatter diagrams from the pairs of observations on different variables. Do these data appear to be normally distributed? Discuss.</w:t>
      </w:r>
    </w:p>
    <w:p w14:paraId="13A67E87" w14:textId="77777777" w:rsidR="00B7612E" w:rsidRDefault="00B7612E" w:rsidP="00B7612E">
      <w:pPr>
        <w:pStyle w:val="FirstParagraph"/>
        <w:spacing w:before="0" w:after="0"/>
      </w:pPr>
    </w:p>
    <w:p w14:paraId="380CB73E" w14:textId="228FE83A" w:rsidR="00B7612E" w:rsidRDefault="00000000" w:rsidP="00B7612E">
      <w:pPr>
        <w:pStyle w:val="FirstParagraph"/>
        <w:spacing w:before="0" w:after="0"/>
      </w:pPr>
      <w:r>
        <w:t>Let’s first look at the Q-Q plots of each variable.</w:t>
      </w:r>
    </w:p>
    <w:p w14:paraId="55CFBD2F" w14:textId="77777777" w:rsidR="00B7612E" w:rsidRPr="00B7612E" w:rsidRDefault="00B7612E" w:rsidP="00B7612E">
      <w:pPr>
        <w:pStyle w:val="BodyText"/>
        <w:spacing w:before="0" w:after="0"/>
      </w:pPr>
    </w:p>
    <w:p w14:paraId="2B032F0C" w14:textId="3FF71040" w:rsidR="00155AA1" w:rsidRDefault="00B7612E" w:rsidP="00A807F8">
      <w:pPr>
        <w:pStyle w:val="NormalWeb"/>
        <w:spacing w:before="0" w:beforeAutospacing="0" w:after="0" w:afterAutospacing="0"/>
        <w:jc w:val="center"/>
      </w:pPr>
      <w:r>
        <w:rPr>
          <w:noProof/>
        </w:rPr>
        <w:drawing>
          <wp:inline distT="0" distB="0" distL="0" distR="0" wp14:anchorId="546857C4" wp14:editId="699FD6FC">
            <wp:extent cx="5943420" cy="3482502"/>
            <wp:effectExtent l="0" t="0" r="0" b="0"/>
            <wp:docPr id="10215800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3165" b="2406"/>
                    <a:stretch/>
                  </pic:blipFill>
                  <pic:spPr bwMode="auto">
                    <a:xfrm>
                      <a:off x="0" y="0"/>
                      <a:ext cx="5943420" cy="3482502"/>
                    </a:xfrm>
                    <a:prstGeom prst="rect">
                      <a:avLst/>
                    </a:prstGeom>
                    <a:noFill/>
                    <a:ln>
                      <a:noFill/>
                    </a:ln>
                    <a:extLst>
                      <a:ext uri="{53640926-AAD7-44D8-BBD7-CCE9431645EC}">
                        <a14:shadowObscured xmlns:a14="http://schemas.microsoft.com/office/drawing/2010/main"/>
                      </a:ext>
                    </a:extLst>
                  </pic:spPr>
                </pic:pic>
              </a:graphicData>
            </a:graphic>
          </wp:inline>
        </w:drawing>
      </w:r>
    </w:p>
    <w:p w14:paraId="3430B873" w14:textId="77777777" w:rsidR="00155AA1" w:rsidRDefault="00000000" w:rsidP="00B7612E">
      <w:pPr>
        <w:pStyle w:val="SourceCode"/>
        <w:wordWrap/>
        <w:spacing w:after="0"/>
      </w:pPr>
      <w:r>
        <w:rPr>
          <w:rStyle w:val="VerbatimChar"/>
        </w:rPr>
        <w:t>## [1] 73 66</w:t>
      </w:r>
    </w:p>
    <w:p w14:paraId="4C20EC7E" w14:textId="2F3E27E2" w:rsidR="00155AA1" w:rsidRDefault="00155AA1" w:rsidP="00126BF3">
      <w:pPr>
        <w:pStyle w:val="FirstParagraph"/>
        <w:spacing w:before="0" w:after="0"/>
      </w:pPr>
    </w:p>
    <w:p w14:paraId="25EABA5B" w14:textId="5264EA29" w:rsidR="00B7612E" w:rsidRPr="00B7612E" w:rsidRDefault="00B7612E" w:rsidP="00B7612E">
      <w:pPr>
        <w:pStyle w:val="NormalWeb"/>
        <w:jc w:val="center"/>
      </w:pPr>
      <w:r>
        <w:rPr>
          <w:noProof/>
        </w:rPr>
        <w:lastRenderedPageBreak/>
        <w:drawing>
          <wp:inline distT="0" distB="0" distL="0" distR="0" wp14:anchorId="206C2BE6" wp14:editId="0AA30420">
            <wp:extent cx="5806550" cy="3589506"/>
            <wp:effectExtent l="0" t="0" r="0" b="0"/>
            <wp:docPr id="902163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2638" r="2271" b="2131"/>
                    <a:stretch/>
                  </pic:blipFill>
                  <pic:spPr bwMode="auto">
                    <a:xfrm>
                      <a:off x="0" y="0"/>
                      <a:ext cx="5806550" cy="3589506"/>
                    </a:xfrm>
                    <a:prstGeom prst="rect">
                      <a:avLst/>
                    </a:prstGeom>
                    <a:noFill/>
                    <a:ln>
                      <a:noFill/>
                    </a:ln>
                    <a:extLst>
                      <a:ext uri="{53640926-AAD7-44D8-BBD7-CCE9431645EC}">
                        <a14:shadowObscured xmlns:a14="http://schemas.microsoft.com/office/drawing/2010/main"/>
                      </a:ext>
                    </a:extLst>
                  </pic:spPr>
                </pic:pic>
              </a:graphicData>
            </a:graphic>
          </wp:inline>
        </w:drawing>
      </w:r>
    </w:p>
    <w:p w14:paraId="261D7A03" w14:textId="77777777" w:rsidR="00155AA1" w:rsidRDefault="00000000" w:rsidP="00126BF3">
      <w:pPr>
        <w:pStyle w:val="SourceCode"/>
        <w:wordWrap/>
        <w:spacing w:after="0"/>
      </w:pPr>
      <w:r>
        <w:rPr>
          <w:rStyle w:val="VerbatimChar"/>
        </w:rPr>
        <w:t>## [1] 50 48</w:t>
      </w:r>
    </w:p>
    <w:p w14:paraId="53DE8F91" w14:textId="34BD77BE" w:rsidR="00155AA1" w:rsidRDefault="00B7612E" w:rsidP="00B7612E">
      <w:pPr>
        <w:pStyle w:val="NormalWeb"/>
      </w:pPr>
      <w:r>
        <w:rPr>
          <w:noProof/>
        </w:rPr>
        <w:drawing>
          <wp:inline distT="0" distB="0" distL="0" distR="0" wp14:anchorId="616B6AC7" wp14:editId="33D81E16">
            <wp:extent cx="5943600" cy="3688080"/>
            <wp:effectExtent l="0" t="0" r="0" b="0"/>
            <wp:docPr id="113757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88080"/>
                    </a:xfrm>
                    <a:prstGeom prst="rect">
                      <a:avLst/>
                    </a:prstGeom>
                    <a:noFill/>
                    <a:ln>
                      <a:noFill/>
                    </a:ln>
                  </pic:spPr>
                </pic:pic>
              </a:graphicData>
            </a:graphic>
          </wp:inline>
        </w:drawing>
      </w:r>
    </w:p>
    <w:p w14:paraId="1C369CA6" w14:textId="77777777" w:rsidR="00155AA1" w:rsidRDefault="00000000" w:rsidP="00126BF3">
      <w:pPr>
        <w:pStyle w:val="SourceCode"/>
        <w:wordWrap/>
        <w:spacing w:after="0"/>
      </w:pPr>
      <w:r>
        <w:rPr>
          <w:rStyle w:val="VerbatimChar"/>
        </w:rPr>
        <w:t>## [1] 40 63</w:t>
      </w:r>
    </w:p>
    <w:p w14:paraId="76244027" w14:textId="77777777" w:rsidR="00155AA1" w:rsidRDefault="00000000" w:rsidP="00126BF3">
      <w:pPr>
        <w:pStyle w:val="FirstParagraph"/>
        <w:spacing w:before="0" w:after="0"/>
      </w:pPr>
      <w:r>
        <w:lastRenderedPageBreak/>
        <w:t>Overall, each variable the college data seems to follow a normal distribution, if straying just a bit from their respective lines. I would definitely want to investigate the verbal column, because it does seem the points stray farther from their line compared to the other two, and a few do seem to partially step out of the normality region.</w:t>
      </w:r>
    </w:p>
    <w:p w14:paraId="67BE0CAE" w14:textId="77777777" w:rsidR="00155AA1" w:rsidRDefault="00000000" w:rsidP="00126BF3">
      <w:pPr>
        <w:pStyle w:val="BodyText"/>
        <w:spacing w:before="0" w:after="0"/>
      </w:pPr>
      <w:r>
        <w:t>Now, let’s look over the paired scatter diagrams.</w:t>
      </w:r>
    </w:p>
    <w:p w14:paraId="2ED77F00" w14:textId="77777777" w:rsidR="00B7612E" w:rsidRDefault="00B7612E" w:rsidP="00126BF3">
      <w:pPr>
        <w:pStyle w:val="BodyText"/>
        <w:spacing w:before="0" w:after="0"/>
      </w:pPr>
    </w:p>
    <w:p w14:paraId="00F95A70" w14:textId="5E98F9A9" w:rsidR="00155AA1" w:rsidRDefault="00816C74" w:rsidP="00B7612E">
      <w:pPr>
        <w:pStyle w:val="BodyText"/>
        <w:spacing w:before="0" w:after="0"/>
        <w:jc w:val="center"/>
      </w:pPr>
      <w:r>
        <w:rPr>
          <w:noProof/>
        </w:rPr>
        <mc:AlternateContent>
          <mc:Choice Requires="wps">
            <w:drawing>
              <wp:anchor distT="0" distB="0" distL="114300" distR="114300" simplePos="0" relativeHeight="251660288" behindDoc="0" locked="0" layoutInCell="1" allowOverlap="1" wp14:anchorId="7662C887" wp14:editId="5981AB64">
                <wp:simplePos x="0" y="0"/>
                <wp:positionH relativeFrom="column">
                  <wp:posOffset>2524760</wp:posOffset>
                </wp:positionH>
                <wp:positionV relativeFrom="paragraph">
                  <wp:posOffset>2560955</wp:posOffset>
                </wp:positionV>
                <wp:extent cx="1196340" cy="775970"/>
                <wp:effectExtent l="201295" t="0" r="194310" b="0"/>
                <wp:wrapNone/>
                <wp:docPr id="408559593"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750424">
                          <a:off x="0" y="0"/>
                          <a:ext cx="1196340" cy="775970"/>
                        </a:xfrm>
                        <a:prstGeom prst="ellipse">
                          <a:avLst/>
                        </a:prstGeom>
                        <a:noFill/>
                        <a:ln w="19050" cmpd="sng">
                          <a:solidFill>
                            <a:srgbClr val="FF868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4B6C22" id="Oval 4" o:spid="_x0000_s1026" style="position:absolute;margin-left:198.8pt;margin-top:201.65pt;width:94.2pt;height:61.1pt;rotation:-3004196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" filled="f" strokecolor="#ff8686" strokeweight="1.5pt"/>
            </w:pict>
          </mc:Fallback>
        </mc:AlternateContent>
      </w:r>
      <w:r>
        <w:rPr>
          <w:noProof/>
        </w:rPr>
        <mc:AlternateContent>
          <mc:Choice Requires="wps">
            <w:drawing>
              <wp:anchor distT="0" distB="0" distL="114300" distR="114300" simplePos="0" relativeHeight="251659264" behindDoc="0" locked="0" layoutInCell="1" allowOverlap="1" wp14:anchorId="7662C887" wp14:editId="652D2C7E">
                <wp:simplePos x="0" y="0"/>
                <wp:positionH relativeFrom="column">
                  <wp:posOffset>1095375</wp:posOffset>
                </wp:positionH>
                <wp:positionV relativeFrom="paragraph">
                  <wp:posOffset>2559050</wp:posOffset>
                </wp:positionV>
                <wp:extent cx="1196340" cy="726440"/>
                <wp:effectExtent l="0" t="192405" r="3810" b="195580"/>
                <wp:wrapNone/>
                <wp:docPr id="195979357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459202">
                          <a:off x="0" y="0"/>
                          <a:ext cx="1196340" cy="726440"/>
                        </a:xfrm>
                        <a:prstGeom prst="ellipse">
                          <a:avLst/>
                        </a:prstGeom>
                        <a:noFill/>
                        <a:ln w="19050" cmpd="sng">
                          <a:solidFill>
                            <a:srgbClr val="FF868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92B4FF" id="Oval 3" o:spid="_x0000_s1026" style="position:absolute;margin-left:86.25pt;margin-top:201.5pt;width:94.2pt;height:57.2pt;rotation:-2686104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" filled="f" strokecolor="#ff8686" strokeweight="1.5pt"/>
            </w:pict>
          </mc:Fallback>
        </mc:AlternateContent>
      </w:r>
      <w:r>
        <w:rPr>
          <w:noProof/>
        </w:rPr>
        <mc:AlternateContent>
          <mc:Choice Requires="wps">
            <w:drawing>
              <wp:anchor distT="0" distB="0" distL="114300" distR="114300" simplePos="0" relativeHeight="251658240" behindDoc="0" locked="0" layoutInCell="1" allowOverlap="1" wp14:anchorId="7662C887" wp14:editId="515C4DC4">
                <wp:simplePos x="0" y="0"/>
                <wp:positionH relativeFrom="column">
                  <wp:posOffset>1076960</wp:posOffset>
                </wp:positionH>
                <wp:positionV relativeFrom="paragraph">
                  <wp:posOffset>1450975</wp:posOffset>
                </wp:positionV>
                <wp:extent cx="1196340" cy="748665"/>
                <wp:effectExtent l="48260" t="113030" r="50800" b="119380"/>
                <wp:wrapNone/>
                <wp:docPr id="160248794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12053">
                          <a:off x="0" y="0"/>
                          <a:ext cx="1196340" cy="748665"/>
                        </a:xfrm>
                        <a:prstGeom prst="ellipse">
                          <a:avLst/>
                        </a:prstGeom>
                        <a:noFill/>
                        <a:ln w="19050" cmpd="sng">
                          <a:solidFill>
                            <a:srgbClr val="FF868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17F522" id="Oval 2" o:spid="_x0000_s1026" style="position:absolute;margin-left:84.8pt;margin-top:114.25pt;width:94.2pt;height:58.95pt;rotation:-1542338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" filled="f" strokecolor="#ff8686" strokeweight="1.5pt"/>
            </w:pict>
          </mc:Fallback>
        </mc:AlternateContent>
      </w:r>
      <w:r>
        <w:rPr>
          <w:noProof/>
        </w:rPr>
        <w:drawing>
          <wp:inline distT="0" distB="0" distL="0" distR="0" wp14:anchorId="67A6A223" wp14:editId="7EA718B0">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M760-Ch5-HW_files/figure-docx/unnamed-chunk-35-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3F8366CB" w14:textId="77777777" w:rsidR="00B7612E" w:rsidRDefault="00B7612E" w:rsidP="00126BF3">
      <w:pPr>
        <w:pStyle w:val="BodyText"/>
        <w:spacing w:before="0" w:after="0"/>
      </w:pPr>
    </w:p>
    <w:p w14:paraId="790F2B63" w14:textId="69DF8879" w:rsidR="00155AA1" w:rsidRDefault="00000000" w:rsidP="00126BF3">
      <w:pPr>
        <w:pStyle w:val="BodyText"/>
        <w:spacing w:before="0" w:after="0"/>
      </w:pPr>
      <w:r>
        <w:t>If we were to draw an ellipse over each paired scatter plot, it would at least seem that a majority of the points fall within it. And we know from Chapter 4, if roughly 50% of the points fall within the ellipse, we may assume normality.</w:t>
      </w:r>
    </w:p>
    <w:p w14:paraId="5667C5E7" w14:textId="77777777" w:rsidR="00B7612E" w:rsidRDefault="00B7612E" w:rsidP="00B7612E">
      <w:pPr>
        <w:pStyle w:val="BodyText"/>
      </w:pPr>
      <w:bookmarkStart w:id="18" w:name="Xfeae0d71856bbeb86ba0c65378ec8ecaca71aca"/>
      <w:bookmarkEnd w:id="14"/>
      <w:bookmarkEnd w:id="17"/>
    </w:p>
    <w:p w14:paraId="784FD160" w14:textId="77777777" w:rsidR="00B7612E" w:rsidRDefault="00B7612E" w:rsidP="00B7612E">
      <w:pPr>
        <w:pStyle w:val="BodyText"/>
      </w:pPr>
    </w:p>
    <w:p w14:paraId="622A21A6" w14:textId="77777777" w:rsidR="00DD17C8" w:rsidRDefault="00DD17C8" w:rsidP="00B7612E">
      <w:pPr>
        <w:pStyle w:val="BodyText"/>
      </w:pPr>
    </w:p>
    <w:p w14:paraId="5EAB6E6A" w14:textId="77777777" w:rsidR="00DD17C8" w:rsidRDefault="00DD17C8" w:rsidP="00B7612E">
      <w:pPr>
        <w:pStyle w:val="BodyText"/>
      </w:pPr>
    </w:p>
    <w:p w14:paraId="2EDD3688" w14:textId="77777777" w:rsidR="00DD17C8" w:rsidRDefault="00DD17C8" w:rsidP="00B7612E">
      <w:pPr>
        <w:pStyle w:val="BodyText"/>
      </w:pPr>
    </w:p>
    <w:p w14:paraId="7A3A579D" w14:textId="77777777" w:rsidR="00DD17C8" w:rsidRDefault="00DD17C8" w:rsidP="00B7612E">
      <w:pPr>
        <w:pStyle w:val="BodyText"/>
      </w:pPr>
    </w:p>
    <w:p w14:paraId="080BAE1A" w14:textId="77777777" w:rsidR="00296CDB" w:rsidRPr="00B7612E" w:rsidRDefault="00296CDB" w:rsidP="00B7612E">
      <w:pPr>
        <w:pStyle w:val="BodyText"/>
      </w:pPr>
    </w:p>
    <w:p w14:paraId="560077B7" w14:textId="2926F1D1" w:rsidR="00155AA1" w:rsidRDefault="00000000" w:rsidP="00126BF3">
      <w:pPr>
        <w:pStyle w:val="Heading2"/>
        <w:spacing w:before="0"/>
      </w:pPr>
      <w:r>
        <w:lastRenderedPageBreak/>
        <w:t>23. Consider the 30 observations on male Egyptian skulls for the first time period given in Table 6.13 on page 349</w:t>
      </w:r>
      <w:r w:rsidR="00DD17C8">
        <w:t>.</w:t>
      </w:r>
    </w:p>
    <w:p w14:paraId="52553033" w14:textId="77777777" w:rsidR="00DD17C8" w:rsidRPr="00DD17C8" w:rsidRDefault="00DD17C8" w:rsidP="00DD17C8">
      <w:pPr>
        <w:pStyle w:val="BodyText"/>
        <w:spacing w:before="0" w:after="0"/>
      </w:pPr>
    </w:p>
    <w:p w14:paraId="6AFD8B82" w14:textId="77777777" w:rsidR="00155AA1" w:rsidRDefault="00000000" w:rsidP="00126BF3">
      <w:pPr>
        <w:pStyle w:val="Heading3"/>
        <w:spacing w:before="0"/>
      </w:pPr>
      <w:bookmarkStart w:id="19" w:name="Xa45faa835320676b59dd4d211abe0050905f17f"/>
      <w:r>
        <w:t>(a) Construct Q-Q plots of the marginal distributions of the maxbreath, basheight, baslength, and nasheight variables. Also, construct a chi-square plot of the multivariate observations. Do these data appear to be normally distributed? Explain.</w:t>
      </w:r>
    </w:p>
    <w:p w14:paraId="30413B01" w14:textId="77777777" w:rsidR="00DD17C8" w:rsidRDefault="00DD17C8" w:rsidP="00126BF3">
      <w:pPr>
        <w:pStyle w:val="FirstParagraph"/>
        <w:spacing w:before="0" w:after="0"/>
      </w:pPr>
    </w:p>
    <w:p w14:paraId="647DAC37" w14:textId="408C8251" w:rsidR="00DD17C8" w:rsidRDefault="00000000" w:rsidP="00DD17C8">
      <w:pPr>
        <w:pStyle w:val="FirstParagraph"/>
        <w:spacing w:before="0" w:after="0"/>
      </w:pPr>
      <w:r>
        <w:t>Let’s first look at the Q-Q plots of each variable.</w:t>
      </w:r>
    </w:p>
    <w:p w14:paraId="294F2D85" w14:textId="6D80677B" w:rsidR="00155AA1" w:rsidRDefault="00DD17C8" w:rsidP="00A807F8">
      <w:pPr>
        <w:pStyle w:val="NormalWeb"/>
        <w:jc w:val="center"/>
      </w:pPr>
      <w:r>
        <w:rPr>
          <w:noProof/>
        </w:rPr>
        <w:drawing>
          <wp:inline distT="0" distB="0" distL="0" distR="0" wp14:anchorId="2D60BC80" wp14:editId="75A6E36F">
            <wp:extent cx="5943600" cy="3688080"/>
            <wp:effectExtent l="0" t="0" r="0" b="7620"/>
            <wp:docPr id="20504087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88080"/>
                    </a:xfrm>
                    <a:prstGeom prst="rect">
                      <a:avLst/>
                    </a:prstGeom>
                    <a:noFill/>
                    <a:ln>
                      <a:noFill/>
                    </a:ln>
                  </pic:spPr>
                </pic:pic>
              </a:graphicData>
            </a:graphic>
          </wp:inline>
        </w:drawing>
      </w:r>
      <w:r>
        <w:rPr>
          <w:rStyle w:val="VerbatimChar"/>
        </w:rPr>
        <w:t>## [1</w:t>
      </w:r>
      <w:proofErr w:type="gramStart"/>
      <w:r>
        <w:rPr>
          <w:rStyle w:val="VerbatimChar"/>
        </w:rPr>
        <w:t>]  4</w:t>
      </w:r>
      <w:proofErr w:type="gramEnd"/>
      <w:r>
        <w:rPr>
          <w:rStyle w:val="VerbatimChar"/>
        </w:rPr>
        <w:t xml:space="preserve"> 15</w:t>
      </w:r>
    </w:p>
    <w:p w14:paraId="49AD119A" w14:textId="5DEB1BA5" w:rsidR="00155AA1" w:rsidRDefault="00A807F8" w:rsidP="00A807F8">
      <w:pPr>
        <w:pStyle w:val="NormalWeb"/>
        <w:jc w:val="center"/>
      </w:pPr>
      <w:r>
        <w:rPr>
          <w:noProof/>
        </w:rPr>
        <w:lastRenderedPageBreak/>
        <w:drawing>
          <wp:inline distT="0" distB="0" distL="0" distR="0" wp14:anchorId="0627151A" wp14:editId="0CC8354A">
            <wp:extent cx="5787957" cy="3501390"/>
            <wp:effectExtent l="0" t="0" r="3810" b="3810"/>
            <wp:docPr id="17954478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t="2901" r="2595" b="2138"/>
                    <a:stretch/>
                  </pic:blipFill>
                  <pic:spPr bwMode="auto">
                    <a:xfrm>
                      <a:off x="0" y="0"/>
                      <a:ext cx="5789397" cy="3502261"/>
                    </a:xfrm>
                    <a:prstGeom prst="rect">
                      <a:avLst/>
                    </a:prstGeom>
                    <a:noFill/>
                    <a:ln>
                      <a:noFill/>
                    </a:ln>
                    <a:extLst>
                      <a:ext uri="{53640926-AAD7-44D8-BBD7-CCE9431645EC}">
                        <a14:shadowObscured xmlns:a14="http://schemas.microsoft.com/office/drawing/2010/main"/>
                      </a:ext>
                    </a:extLst>
                  </pic:spPr>
                </pic:pic>
              </a:graphicData>
            </a:graphic>
          </wp:inline>
        </w:drawing>
      </w:r>
      <w:r>
        <w:rPr>
          <w:rStyle w:val="VerbatimChar"/>
        </w:rPr>
        <w:t>## [1] 12 23</w:t>
      </w:r>
    </w:p>
    <w:p w14:paraId="17C47A7D" w14:textId="68008376" w:rsidR="00155AA1" w:rsidRDefault="00A807F8" w:rsidP="00A807F8">
      <w:pPr>
        <w:pStyle w:val="NormalWeb"/>
        <w:jc w:val="center"/>
      </w:pPr>
      <w:r>
        <w:rPr>
          <w:noProof/>
        </w:rPr>
        <w:drawing>
          <wp:inline distT="0" distB="0" distL="0" distR="0" wp14:anchorId="3D344074" wp14:editId="2FDF52D9">
            <wp:extent cx="5943600" cy="3688080"/>
            <wp:effectExtent l="0" t="0" r="0" b="7620"/>
            <wp:docPr id="5665602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88080"/>
                    </a:xfrm>
                    <a:prstGeom prst="rect">
                      <a:avLst/>
                    </a:prstGeom>
                    <a:noFill/>
                    <a:ln>
                      <a:noFill/>
                    </a:ln>
                  </pic:spPr>
                </pic:pic>
              </a:graphicData>
            </a:graphic>
          </wp:inline>
        </w:drawing>
      </w:r>
      <w:r>
        <w:rPr>
          <w:rStyle w:val="VerbatimChar"/>
        </w:rPr>
        <w:t xml:space="preserve">## [1] </w:t>
      </w:r>
      <w:proofErr w:type="gramStart"/>
      <w:r>
        <w:rPr>
          <w:rStyle w:val="VerbatimChar"/>
        </w:rPr>
        <w:t>29  1</w:t>
      </w:r>
      <w:proofErr w:type="gramEnd"/>
    </w:p>
    <w:p w14:paraId="7FBBE7C3" w14:textId="5B7D20F1" w:rsidR="00DD17C8" w:rsidRDefault="00A807F8" w:rsidP="00A807F8">
      <w:pPr>
        <w:pStyle w:val="NormalWeb"/>
        <w:jc w:val="center"/>
      </w:pPr>
      <w:r>
        <w:rPr>
          <w:noProof/>
        </w:rPr>
        <w:lastRenderedPageBreak/>
        <w:drawing>
          <wp:inline distT="0" distB="0" distL="0" distR="0" wp14:anchorId="16EF3158" wp14:editId="79A1C537">
            <wp:extent cx="5943600" cy="3688080"/>
            <wp:effectExtent l="0" t="0" r="0" b="7620"/>
            <wp:docPr id="9777175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88080"/>
                    </a:xfrm>
                    <a:prstGeom prst="rect">
                      <a:avLst/>
                    </a:prstGeom>
                    <a:noFill/>
                    <a:ln>
                      <a:noFill/>
                    </a:ln>
                  </pic:spPr>
                </pic:pic>
              </a:graphicData>
            </a:graphic>
          </wp:inline>
        </w:drawing>
      </w:r>
      <w:r>
        <w:rPr>
          <w:rStyle w:val="VerbatimChar"/>
        </w:rPr>
        <w:t>## [1] 4 6</w:t>
      </w:r>
    </w:p>
    <w:p w14:paraId="4B0F3FE6" w14:textId="15FF5711" w:rsidR="00155AA1" w:rsidRDefault="00000000" w:rsidP="00DD17C8">
      <w:pPr>
        <w:pStyle w:val="FirstParagraph"/>
        <w:spacing w:before="0" w:after="0"/>
      </w:pPr>
      <w:r>
        <w:t>Overall, each variable looks normal when looking at both versions of their plot.</w:t>
      </w:r>
    </w:p>
    <w:p w14:paraId="5AEE5524" w14:textId="77777777" w:rsidR="00A807F8" w:rsidRDefault="00A807F8" w:rsidP="00126BF3">
      <w:pPr>
        <w:pStyle w:val="BodyText"/>
        <w:spacing w:before="0" w:after="0"/>
      </w:pPr>
    </w:p>
    <w:p w14:paraId="2313464E" w14:textId="6A65B56F" w:rsidR="00155AA1" w:rsidRDefault="00000000" w:rsidP="00126BF3">
      <w:pPr>
        <w:pStyle w:val="BodyText"/>
        <w:spacing w:before="0" w:after="0"/>
      </w:pPr>
      <w:r>
        <w:t xml:space="preserve">Let’s look at the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Q-Q plot.</w:t>
      </w:r>
    </w:p>
    <w:p w14:paraId="357CD975" w14:textId="0A2C229B" w:rsidR="00155AA1" w:rsidRDefault="00A807F8" w:rsidP="00A807F8">
      <w:pPr>
        <w:pStyle w:val="NormalWeb"/>
        <w:jc w:val="center"/>
      </w:pPr>
      <w:r>
        <w:rPr>
          <w:noProof/>
        </w:rPr>
        <w:drawing>
          <wp:inline distT="0" distB="0" distL="0" distR="0" wp14:anchorId="76F34F3E" wp14:editId="4DEA43B2">
            <wp:extent cx="5016578" cy="3112851"/>
            <wp:effectExtent l="0" t="0" r="0" b="0"/>
            <wp:docPr id="5519536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0923" cy="3140368"/>
                    </a:xfrm>
                    <a:prstGeom prst="rect">
                      <a:avLst/>
                    </a:prstGeom>
                    <a:noFill/>
                    <a:ln>
                      <a:noFill/>
                    </a:ln>
                  </pic:spPr>
                </pic:pic>
              </a:graphicData>
            </a:graphic>
          </wp:inline>
        </w:drawing>
      </w:r>
    </w:p>
    <w:p w14:paraId="05FA0A0A" w14:textId="77777777" w:rsidR="00155AA1" w:rsidRDefault="00000000" w:rsidP="00126BF3">
      <w:pPr>
        <w:pStyle w:val="FirstParagraph"/>
        <w:spacing w:before="0" w:after="0"/>
      </w:pPr>
      <w:r>
        <w:t>With this plot, I would say the skull data follows a multivariate normal.</w:t>
      </w:r>
    </w:p>
    <w:p w14:paraId="645FC958" w14:textId="77777777" w:rsidR="00155AA1" w:rsidRDefault="00000000" w:rsidP="00126BF3">
      <w:pPr>
        <w:pStyle w:val="Heading3"/>
        <w:spacing w:before="0"/>
      </w:pPr>
      <w:bookmarkStart w:id="20" w:name="X6541fd0728342c55cb4450c55d26e28895b0ca9"/>
      <w:bookmarkEnd w:id="19"/>
      <w:r>
        <w:lastRenderedPageBreak/>
        <w:t xml:space="preserve">(b) Construct 95% Bonferroni intervals for the individual skull dimension variables. Also, find the 95% </w:t>
      </w:r>
      <m:oMath>
        <m:sSup>
          <m:sSupPr>
            <m:ctrlPr>
              <w:rPr>
                <w:rFonts w:ascii="Cambria Math" w:hAnsi="Cambria Math"/>
              </w:rPr>
            </m:ctrlPr>
          </m:sSupPr>
          <m:e>
            <m:r>
              <m:rPr>
                <m:sty m:val="bi"/>
              </m:rPr>
              <w:rPr>
                <w:rFonts w:ascii="Cambria Math" w:hAnsi="Cambria Math"/>
              </w:rPr>
              <m:t>T</m:t>
            </m:r>
          </m:e>
          <m:sup>
            <m:r>
              <m:rPr>
                <m:sty m:val="bi"/>
              </m:rPr>
              <w:rPr>
                <w:rFonts w:ascii="Cambria Math" w:hAnsi="Cambria Math"/>
              </w:rPr>
              <m:t>2</m:t>
            </m:r>
          </m:sup>
        </m:sSup>
      </m:oMath>
      <w:r>
        <w:t>-intervals. Compare the two sets of intervals.</w:t>
      </w:r>
    </w:p>
    <w:p w14:paraId="123D79FA" w14:textId="77777777" w:rsidR="00A807F8" w:rsidRDefault="00A807F8" w:rsidP="00126BF3">
      <w:pPr>
        <w:pStyle w:val="FirstParagraph"/>
        <w:spacing w:before="0" w:after="0"/>
      </w:pPr>
    </w:p>
    <w:p w14:paraId="49BC1926" w14:textId="4E1EE4D4" w:rsidR="00155AA1" w:rsidRDefault="00000000" w:rsidP="00126BF3">
      <w:pPr>
        <w:pStyle w:val="FirstParagraph"/>
        <w:spacing w:before="0" w:after="0"/>
      </w:pPr>
      <w:r>
        <w:t>The simultaneous Bonferroni intervals for each skull variable are:</w:t>
      </w:r>
    </w:p>
    <w:p w14:paraId="501D9B06" w14:textId="77777777" w:rsidR="00155AA1" w:rsidRDefault="00000000" w:rsidP="00126BF3">
      <w:pPr>
        <w:pStyle w:val="SourceCode"/>
        <w:wordWrap/>
        <w:spacing w:after="0"/>
      </w:pPr>
      <w:r>
        <w:rPr>
          <w:rStyle w:val="VerbatimChar"/>
        </w:rPr>
        <w:t>## Max Breadth: ( 128.8727 , 133.8607 )</w:t>
      </w:r>
    </w:p>
    <w:p w14:paraId="1AD11551" w14:textId="77777777" w:rsidR="00155AA1" w:rsidRDefault="00000000" w:rsidP="00126BF3">
      <w:pPr>
        <w:pStyle w:val="SourceCode"/>
        <w:wordWrap/>
        <w:spacing w:after="0"/>
      </w:pPr>
      <w:r>
        <w:rPr>
          <w:rStyle w:val="VerbatimChar"/>
        </w:rPr>
        <w:t>## Basibregmatic Height: ( 131.427 , 135.773 )</w:t>
      </w:r>
    </w:p>
    <w:p w14:paraId="622B79A0" w14:textId="77777777" w:rsidR="00155AA1" w:rsidRDefault="00000000" w:rsidP="00126BF3">
      <w:pPr>
        <w:pStyle w:val="SourceCode"/>
        <w:wordWrap/>
        <w:spacing w:after="0"/>
      </w:pPr>
      <w:r>
        <w:rPr>
          <w:rStyle w:val="VerbatimChar"/>
        </w:rPr>
        <w:t>## Basialveolar Length: ( 96.30548 , 102.0279 )</w:t>
      </w:r>
    </w:p>
    <w:p w14:paraId="38E5C79E" w14:textId="77777777" w:rsidR="00155AA1" w:rsidRDefault="00000000" w:rsidP="00126BF3">
      <w:pPr>
        <w:pStyle w:val="SourceCode"/>
        <w:wordWrap/>
        <w:spacing w:after="0"/>
      </w:pPr>
      <w:r>
        <w:rPr>
          <w:rStyle w:val="VerbatimChar"/>
        </w:rPr>
        <w:t>## Nasal Height: ( 49.18965 , 51.87702 )</w:t>
      </w:r>
    </w:p>
    <w:p w14:paraId="734F94D6" w14:textId="77777777" w:rsidR="00A807F8" w:rsidRDefault="00A807F8" w:rsidP="00126BF3">
      <w:pPr>
        <w:pStyle w:val="FirstParagraph"/>
        <w:spacing w:before="0" w:after="0"/>
      </w:pPr>
    </w:p>
    <w:p w14:paraId="6227BFBA" w14:textId="2F33DA6F" w:rsidR="00155AA1" w:rsidRDefault="00000000" w:rsidP="00126BF3">
      <w:pPr>
        <w:pStyle w:val="FirstParagraph"/>
        <w:spacing w:before="0" w:after="0"/>
      </w:pPr>
      <w:r>
        <w:t xml:space="preserve">The 95% </w:t>
      </w:r>
      <m:oMath>
        <m:sSup>
          <m:sSupPr>
            <m:ctrlPr>
              <w:rPr>
                <w:rFonts w:ascii="Cambria Math" w:hAnsi="Cambria Math"/>
              </w:rPr>
            </m:ctrlPr>
          </m:sSupPr>
          <m:e>
            <m:r>
              <w:rPr>
                <w:rFonts w:ascii="Cambria Math" w:hAnsi="Cambria Math"/>
              </w:rPr>
              <m:t>T</m:t>
            </m:r>
          </m:e>
          <m:sup>
            <m:r>
              <w:rPr>
                <w:rFonts w:ascii="Cambria Math" w:hAnsi="Cambria Math"/>
              </w:rPr>
              <m:t>2</m:t>
            </m:r>
          </m:sup>
        </m:sSup>
      </m:oMath>
      <w:r>
        <w:t xml:space="preserve"> intervals for each skull variable are:</w:t>
      </w:r>
    </w:p>
    <w:p w14:paraId="29F33FC7" w14:textId="77777777" w:rsidR="00155AA1" w:rsidRDefault="00000000" w:rsidP="00126BF3">
      <w:pPr>
        <w:pStyle w:val="SourceCode"/>
        <w:wordWrap/>
        <w:spacing w:after="0"/>
      </w:pPr>
      <w:r>
        <w:rPr>
          <w:rStyle w:val="VerbatimChar"/>
        </w:rPr>
        <w:t>## Max Breadth: ( 126.6252 , 136.1081 )</w:t>
      </w:r>
    </w:p>
    <w:p w14:paraId="73E27CC6" w14:textId="77777777" w:rsidR="00155AA1" w:rsidRDefault="00000000" w:rsidP="00126BF3">
      <w:pPr>
        <w:pStyle w:val="SourceCode"/>
        <w:wordWrap/>
        <w:spacing w:after="0"/>
      </w:pPr>
      <w:r>
        <w:rPr>
          <w:rStyle w:val="VerbatimChar"/>
        </w:rPr>
        <w:t>## Basibregmatic Height: ( 129.4688 , 137.7312 )</w:t>
      </w:r>
    </w:p>
    <w:p w14:paraId="52D99CB5" w14:textId="77777777" w:rsidR="00155AA1" w:rsidRDefault="00000000" w:rsidP="00126BF3">
      <w:pPr>
        <w:pStyle w:val="SourceCode"/>
        <w:wordWrap/>
        <w:spacing w:after="0"/>
      </w:pPr>
      <w:r>
        <w:rPr>
          <w:rStyle w:val="VerbatimChar"/>
        </w:rPr>
        <w:t>## Basialveolar Length: ( 93.72711 , 104.6062 )</w:t>
      </w:r>
    </w:p>
    <w:p w14:paraId="015DB170" w14:textId="77777777" w:rsidR="00155AA1" w:rsidRDefault="00000000" w:rsidP="00126BF3">
      <w:pPr>
        <w:pStyle w:val="SourceCode"/>
        <w:wordWrap/>
        <w:spacing w:after="0"/>
      </w:pPr>
      <w:r>
        <w:rPr>
          <w:rStyle w:val="VerbatimChar"/>
        </w:rPr>
        <w:t>## Nasal Height: ( 47.97878 , 53.08789 )</w:t>
      </w:r>
    </w:p>
    <w:p w14:paraId="5D577ECE" w14:textId="77777777" w:rsidR="00A807F8" w:rsidRDefault="00A807F8" w:rsidP="00126BF3">
      <w:pPr>
        <w:pStyle w:val="FirstParagraph"/>
        <w:spacing w:before="0" w:after="0"/>
      </w:pPr>
    </w:p>
    <w:p w14:paraId="026CB576" w14:textId="4F0DBEA4" w:rsidR="00155AA1" w:rsidRDefault="00000000" w:rsidP="00126BF3">
      <w:pPr>
        <w:pStyle w:val="FirstParagraph"/>
        <w:spacing w:before="0" w:after="0"/>
      </w:pPr>
      <w:r>
        <w:t>If we subtracted each of these intervals,</w:t>
      </w:r>
    </w:p>
    <w:p w14:paraId="1F7A23F2" w14:textId="77777777" w:rsidR="00155AA1" w:rsidRDefault="00000000" w:rsidP="00126BF3">
      <w:pPr>
        <w:pStyle w:val="SourceCode"/>
        <w:wordWrap/>
        <w:spacing w:after="0"/>
      </w:pPr>
      <w:r>
        <w:rPr>
          <w:rStyle w:val="VerbatimChar"/>
        </w:rPr>
        <w:t>##      Bonferroni        T2</w:t>
      </w:r>
      <w:r>
        <w:br/>
      </w:r>
      <w:r>
        <w:rPr>
          <w:rStyle w:val="VerbatimChar"/>
        </w:rPr>
        <w:t>## [1,]   4.987998  9.482954</w:t>
      </w:r>
      <w:r>
        <w:br/>
      </w:r>
      <w:r>
        <w:rPr>
          <w:rStyle w:val="VerbatimChar"/>
        </w:rPr>
        <w:t>## [2,]   4.345980  8.262379</w:t>
      </w:r>
      <w:r>
        <w:br/>
      </w:r>
      <w:r>
        <w:rPr>
          <w:rStyle w:val="VerbatimChar"/>
        </w:rPr>
        <w:t>## [3,]   5.722376 10.879120</w:t>
      </w:r>
      <w:r>
        <w:br/>
      </w:r>
      <w:r>
        <w:rPr>
          <w:rStyle w:val="VerbatimChar"/>
        </w:rPr>
        <w:t>## [4,]   2.687371  5.109107</w:t>
      </w:r>
    </w:p>
    <w:p w14:paraId="5D580A44" w14:textId="77777777" w:rsidR="00A807F8" w:rsidRDefault="00A807F8" w:rsidP="00126BF3">
      <w:pPr>
        <w:pStyle w:val="FirstParagraph"/>
        <w:spacing w:before="0" w:after="0"/>
      </w:pPr>
    </w:p>
    <w:p w14:paraId="2BC1C31B" w14:textId="00A88DE4" w:rsidR="00155AA1" w:rsidRDefault="00000000" w:rsidP="00126BF3">
      <w:pPr>
        <w:pStyle w:val="FirstParagraph"/>
        <w:spacing w:before="0" w:after="0"/>
      </w:pPr>
      <w:r>
        <w:t xml:space="preserve">We find that the Bonferroni inetervals are roughly half the length of the </w:t>
      </w:r>
      <m:oMath>
        <m:sSup>
          <m:sSupPr>
            <m:ctrlPr>
              <w:rPr>
                <w:rFonts w:ascii="Cambria Math" w:hAnsi="Cambria Math"/>
              </w:rPr>
            </m:ctrlPr>
          </m:sSupPr>
          <m:e>
            <m:r>
              <w:rPr>
                <w:rFonts w:ascii="Cambria Math" w:hAnsi="Cambria Math"/>
              </w:rPr>
              <m:t>T</m:t>
            </m:r>
          </m:e>
          <m:sup>
            <m:r>
              <w:rPr>
                <w:rFonts w:ascii="Cambria Math" w:hAnsi="Cambria Math"/>
              </w:rPr>
              <m:t>2</m:t>
            </m:r>
          </m:sup>
        </m:sSup>
      </m:oMath>
      <w:r>
        <w:t xml:space="preserve"> intervals.</w:t>
      </w:r>
    </w:p>
    <w:p w14:paraId="1E89819B" w14:textId="77777777" w:rsidR="00A807F8" w:rsidRDefault="00A807F8" w:rsidP="00126BF3">
      <w:pPr>
        <w:pStyle w:val="Heading2"/>
        <w:spacing w:before="0"/>
      </w:pPr>
      <w:bookmarkStart w:id="21" w:name="Xf79df7afcba95e0c43017c237989f1cfe5efe51"/>
      <w:bookmarkEnd w:id="18"/>
      <w:bookmarkEnd w:id="20"/>
    </w:p>
    <w:p w14:paraId="4366B93D" w14:textId="158EB384" w:rsidR="00155AA1" w:rsidRDefault="00000000" w:rsidP="00126BF3">
      <w:pPr>
        <w:pStyle w:val="Heading2"/>
        <w:spacing w:before="0"/>
      </w:pPr>
      <w:r>
        <w:t>30. Refer to the data on energy consumption in Exercise 3.18.</w:t>
      </w:r>
    </w:p>
    <w:p w14:paraId="56DD33DC" w14:textId="77777777" w:rsidR="00155AA1" w:rsidRDefault="00000000" w:rsidP="00126BF3">
      <w:pPr>
        <w:pStyle w:val="Heading3"/>
        <w:spacing w:before="0"/>
      </w:pPr>
      <w:bookmarkStart w:id="22" w:name="X7968dc5399802a8f433952b652f290bdad0b97f"/>
      <w:r>
        <w:t>(a) Obtain the large sample 95% Bonferroni confidence intervals for the mean consumption of each of the four types, the total of the four, and the differnce, petroleum minus natural gas</w:t>
      </w:r>
    </w:p>
    <w:p w14:paraId="32051959" w14:textId="77777777" w:rsidR="00A807F8" w:rsidRDefault="00000000" w:rsidP="00126BF3">
      <w:pPr>
        <w:pStyle w:val="FirstParagraph"/>
        <w:spacing w:before="0" w:after="0"/>
      </w:pPr>
      <w:r>
        <w:t xml:space="preserve">The Bonferroni confidence interval formula is: </w:t>
      </w:r>
      <m:oMath>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r>
              <m:rPr>
                <m:sty m:val="p"/>
              </m:rPr>
              <w:rPr>
                <w:rFonts w:ascii="Cambria Math" w:hAnsi="Cambria Math"/>
              </w:rPr>
              <m:t>-</m:t>
            </m:r>
            <m:r>
              <w:rPr>
                <w:rFonts w:ascii="Cambria Math" w:hAnsi="Cambria Math"/>
              </w:rPr>
              <m:t>1</m:t>
            </m:r>
          </m:sub>
        </m:sSub>
        <m:d>
          <m:dPr>
            <m:ctrlPr>
              <w:rPr>
                <w:rFonts w:ascii="Cambria Math" w:hAnsi="Cambria Math"/>
              </w:rPr>
            </m:ctrlPr>
          </m:dPr>
          <m:e>
            <m:f>
              <m:fPr>
                <m:ctrlPr>
                  <w:rPr>
                    <w:rFonts w:ascii="Cambria Math" w:hAnsi="Cambria Math"/>
                  </w:rPr>
                </m:ctrlPr>
              </m:fPr>
              <m:num>
                <m:r>
                  <w:rPr>
                    <w:rFonts w:ascii="Cambria Math" w:hAnsi="Cambria Math"/>
                  </w:rPr>
                  <m:t>α</m:t>
                </m:r>
              </m:num>
              <m:den>
                <m:r>
                  <w:rPr>
                    <w:rFonts w:ascii="Cambria Math" w:hAnsi="Cambria Math"/>
                  </w:rPr>
                  <m:t>2p</m:t>
                </m:r>
              </m:den>
            </m:f>
          </m:e>
        </m:d>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ii</m:t>
                    </m:r>
                  </m:sub>
                </m:sSub>
              </m:num>
              <m:den>
                <m:r>
                  <w:rPr>
                    <w:rFonts w:ascii="Cambria Math" w:hAnsi="Cambria Math"/>
                  </w:rPr>
                  <m:t>n</m:t>
                </m:r>
              </m:den>
            </m:f>
          </m:e>
        </m:rad>
      </m:oMath>
      <w:r>
        <w:t xml:space="preserve">. </w:t>
      </w:r>
    </w:p>
    <w:p w14:paraId="7F1B6738" w14:textId="79CC69D5" w:rsidR="00155AA1" w:rsidRDefault="00000000" w:rsidP="00126BF3">
      <w:pPr>
        <w:pStyle w:val="FirstParagraph"/>
        <w:spacing w:before="0" w:after="0"/>
      </w:pPr>
      <w:r>
        <w:t>Therefore, each of the 95% Bonferroni confidence intervals for each type is:</w:t>
      </w:r>
    </w:p>
    <w:p w14:paraId="5953C98D" w14:textId="77777777" w:rsidR="00155AA1" w:rsidRDefault="00000000" w:rsidP="00126BF3">
      <w:pPr>
        <w:pStyle w:val="SourceCode"/>
        <w:wordWrap/>
        <w:spacing w:after="0"/>
      </w:pPr>
      <w:r>
        <w:rPr>
          <w:rStyle w:val="VerbatimChar"/>
        </w:rPr>
        <w:t>## Petroleum: ( 0.4520686 , 1.079931 )</w:t>
      </w:r>
    </w:p>
    <w:p w14:paraId="7E6809F3" w14:textId="77777777" w:rsidR="00155AA1" w:rsidRDefault="00000000" w:rsidP="00126BF3">
      <w:pPr>
        <w:pStyle w:val="SourceCode"/>
        <w:wordWrap/>
        <w:spacing w:after="0"/>
      </w:pPr>
      <w:r>
        <w:rPr>
          <w:rStyle w:val="VerbatimChar"/>
        </w:rPr>
        <w:t>## Natural Gas: ( 0.2996904 , 0.7163096 )</w:t>
      </w:r>
    </w:p>
    <w:p w14:paraId="7852A669" w14:textId="77777777" w:rsidR="00155AA1" w:rsidRDefault="00000000" w:rsidP="00126BF3">
      <w:pPr>
        <w:pStyle w:val="SourceCode"/>
        <w:wordWrap/>
        <w:spacing w:after="0"/>
      </w:pPr>
      <w:r>
        <w:rPr>
          <w:rStyle w:val="VerbatimChar"/>
        </w:rPr>
        <w:t>## Coal: ( 0.3752871 , 0.5007129 )</w:t>
      </w:r>
    </w:p>
    <w:p w14:paraId="15C70328" w14:textId="77777777" w:rsidR="00155AA1" w:rsidRDefault="00000000" w:rsidP="00126BF3">
      <w:pPr>
        <w:pStyle w:val="SourceCode"/>
        <w:wordWrap/>
        <w:spacing w:after="0"/>
      </w:pPr>
      <w:r>
        <w:rPr>
          <w:rStyle w:val="VerbatimChar"/>
        </w:rPr>
        <w:t>## Nuclear: ( 0.1452301 , 0.1767699 )</w:t>
      </w:r>
    </w:p>
    <w:p w14:paraId="0ED0D67F" w14:textId="77777777" w:rsidR="00155AA1" w:rsidRDefault="00000000" w:rsidP="00126BF3">
      <w:pPr>
        <w:pStyle w:val="SourceCode"/>
        <w:wordWrap/>
        <w:spacing w:after="0"/>
      </w:pPr>
      <w:r>
        <w:rPr>
          <w:rStyle w:val="VerbatimChar"/>
        </w:rPr>
        <w:t>## Total: ( 1.272276 , 2.473724 )</w:t>
      </w:r>
    </w:p>
    <w:p w14:paraId="7CC18C1E" w14:textId="77777777" w:rsidR="00155AA1" w:rsidRDefault="00000000" w:rsidP="00126BF3">
      <w:pPr>
        <w:pStyle w:val="SourceCode"/>
        <w:wordWrap/>
        <w:spacing w:after="0"/>
      </w:pPr>
      <w:r>
        <w:rPr>
          <w:rStyle w:val="VerbatimChar"/>
        </w:rPr>
        <w:t>## Petroleum - Gas: ( 0.1523782 , 0.3636218 )</w:t>
      </w:r>
    </w:p>
    <w:p w14:paraId="19030697" w14:textId="77777777" w:rsidR="00A807F8" w:rsidRDefault="00A807F8" w:rsidP="00126BF3">
      <w:pPr>
        <w:pStyle w:val="Heading3"/>
        <w:spacing w:before="0"/>
      </w:pPr>
      <w:bookmarkStart w:id="23" w:name="Xdb3368486bf73f4272951d176cc6a16ab9dec5f"/>
      <w:bookmarkEnd w:id="22"/>
    </w:p>
    <w:p w14:paraId="2C5D0365" w14:textId="77777777" w:rsidR="00296CDB" w:rsidRDefault="00296CDB" w:rsidP="00126BF3">
      <w:pPr>
        <w:pStyle w:val="Heading3"/>
        <w:spacing w:before="0"/>
      </w:pPr>
    </w:p>
    <w:p w14:paraId="576E0B89" w14:textId="77777777" w:rsidR="00296CDB" w:rsidRDefault="00296CDB" w:rsidP="00126BF3">
      <w:pPr>
        <w:pStyle w:val="Heading3"/>
        <w:spacing w:before="0"/>
      </w:pPr>
    </w:p>
    <w:p w14:paraId="060191E3" w14:textId="77777777" w:rsidR="00296CDB" w:rsidDel="00FB0435" w:rsidRDefault="00296CDB" w:rsidP="00126BF3">
      <w:pPr>
        <w:pStyle w:val="Heading3"/>
        <w:spacing w:before="0"/>
        <w:rPr>
          <w:del w:id="24" w:author="Gabrielle Salamanca" w:date="2024-04-14T20:01:00Z" w16du:dateUtc="2024-04-15T03:01:00Z"/>
        </w:rPr>
      </w:pPr>
    </w:p>
    <w:p w14:paraId="78C0A18A" w14:textId="77777777" w:rsidR="00296CDB" w:rsidDel="00FB0435" w:rsidRDefault="00296CDB" w:rsidP="00126BF3">
      <w:pPr>
        <w:pStyle w:val="Heading3"/>
        <w:spacing w:before="0"/>
        <w:rPr>
          <w:del w:id="25" w:author="Gabrielle Salamanca" w:date="2024-04-14T20:01:00Z" w16du:dateUtc="2024-04-15T03:01:00Z"/>
        </w:rPr>
      </w:pPr>
    </w:p>
    <w:p w14:paraId="48349DAF" w14:textId="77777777" w:rsidR="00296CDB" w:rsidRPr="00296CDB" w:rsidRDefault="00296CDB" w:rsidP="00296CDB">
      <w:pPr>
        <w:pStyle w:val="BodyText"/>
      </w:pPr>
    </w:p>
    <w:p w14:paraId="28294DC4" w14:textId="11021BAE" w:rsidR="00155AA1" w:rsidRDefault="00000000" w:rsidP="00126BF3">
      <w:pPr>
        <w:pStyle w:val="Heading3"/>
        <w:spacing w:before="0"/>
      </w:pPr>
      <w:r>
        <w:lastRenderedPageBreak/>
        <w:t xml:space="preserve">(b) Obtain the large sample 95% simultaneous </w:t>
      </w:r>
      <m:oMath>
        <m:sSup>
          <m:sSupPr>
            <m:ctrlPr>
              <w:rPr>
                <w:rFonts w:ascii="Cambria Math" w:hAnsi="Cambria Math"/>
              </w:rPr>
            </m:ctrlPr>
          </m:sSupPr>
          <m:e>
            <m:r>
              <m:rPr>
                <m:sty m:val="bi"/>
              </m:rPr>
              <w:rPr>
                <w:rFonts w:ascii="Cambria Math" w:hAnsi="Cambria Math"/>
              </w:rPr>
              <m:t>T</m:t>
            </m:r>
          </m:e>
          <m:sup>
            <m:r>
              <m:rPr>
                <m:sty m:val="bi"/>
              </m:rPr>
              <w:rPr>
                <w:rFonts w:ascii="Cambria Math" w:hAnsi="Cambria Math"/>
              </w:rPr>
              <m:t>2</m:t>
            </m:r>
          </m:sup>
        </m:sSup>
      </m:oMath>
      <w:r>
        <w:t xml:space="preserve"> intervals for the mean consumption of each of the four tyopes, the total of the four, and the difference, petroleum minus natural gas. Compare your results for Part a.</w:t>
      </w:r>
    </w:p>
    <w:p w14:paraId="0765F813" w14:textId="77777777" w:rsidR="00A807F8" w:rsidRDefault="00000000" w:rsidP="00126BF3">
      <w:pPr>
        <w:pStyle w:val="FirstParagraph"/>
        <w:spacing w:before="0" w:after="0"/>
      </w:pPr>
      <w:r>
        <w:t xml:space="preserve">The </w:t>
      </w:r>
      <m:oMath>
        <m:sSup>
          <m:sSupPr>
            <m:ctrlPr>
              <w:rPr>
                <w:rFonts w:ascii="Cambria Math" w:hAnsi="Cambria Math"/>
              </w:rPr>
            </m:ctrlPr>
          </m:sSupPr>
          <m:e>
            <m:r>
              <w:rPr>
                <w:rFonts w:ascii="Cambria Math" w:hAnsi="Cambria Math"/>
              </w:rPr>
              <m:t>T</m:t>
            </m:r>
          </m:e>
          <m:sup>
            <m:r>
              <w:rPr>
                <w:rFonts w:ascii="Cambria Math" w:hAnsi="Cambria Math"/>
              </w:rPr>
              <m:t>2</m:t>
            </m:r>
          </m:sup>
        </m:sSup>
      </m:oMath>
      <w:r>
        <w:t xml:space="preserve"> confidence interval formula is:</w:t>
      </w:r>
      <w:r w:rsidR="00A807F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χ</m:t>
                </m:r>
              </m:e>
              <m:sub>
                <m:r>
                  <w:rPr>
                    <w:rFonts w:ascii="Cambria Math" w:hAnsi="Cambria Math"/>
                  </w:rPr>
                  <m:t>p</m:t>
                </m:r>
              </m:sub>
              <m:sup>
                <m:r>
                  <w:rPr>
                    <w:rFonts w:ascii="Cambria Math" w:hAnsi="Cambria Math"/>
                  </w:rPr>
                  <m:t>2</m:t>
                </m:r>
              </m:sup>
            </m:sSubSup>
            <m:r>
              <w:rPr>
                <w:rFonts w:ascii="Cambria Math" w:hAnsi="Cambria Math"/>
              </w:rPr>
              <m:t>(α)</m:t>
            </m:r>
          </m:e>
        </m:rad>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pp</m:t>
                    </m:r>
                  </m:sub>
                </m:sSub>
              </m:num>
              <m:den>
                <m:r>
                  <w:rPr>
                    <w:rFonts w:ascii="Cambria Math" w:hAnsi="Cambria Math"/>
                  </w:rPr>
                  <m:t>n</m:t>
                </m:r>
              </m:den>
            </m:f>
          </m:e>
        </m:rad>
      </m:oMath>
      <w:r>
        <w:t xml:space="preserve">. </w:t>
      </w:r>
    </w:p>
    <w:p w14:paraId="53991D36" w14:textId="08AA46AC" w:rsidR="00155AA1" w:rsidRDefault="00000000" w:rsidP="00126BF3">
      <w:pPr>
        <w:pStyle w:val="FirstParagraph"/>
        <w:spacing w:before="0" w:after="0"/>
      </w:pPr>
      <w:r>
        <w:t xml:space="preserve">Therefore, each of the 95% </w:t>
      </w:r>
      <m:oMath>
        <m:sSup>
          <m:sSupPr>
            <m:ctrlPr>
              <w:rPr>
                <w:rFonts w:ascii="Cambria Math" w:hAnsi="Cambria Math"/>
              </w:rPr>
            </m:ctrlPr>
          </m:sSupPr>
          <m:e>
            <m:r>
              <w:rPr>
                <w:rFonts w:ascii="Cambria Math" w:hAnsi="Cambria Math"/>
              </w:rPr>
              <m:t>T</m:t>
            </m:r>
          </m:e>
          <m:sup>
            <m:r>
              <w:rPr>
                <w:rFonts w:ascii="Cambria Math" w:hAnsi="Cambria Math"/>
              </w:rPr>
              <m:t>2</m:t>
            </m:r>
          </m:sup>
        </m:sSup>
      </m:oMath>
      <w:r>
        <w:t xml:space="preserve"> confidence intervals for each type </w:t>
      </w:r>
      <w:proofErr w:type="gramStart"/>
      <w:r>
        <w:t>is</w:t>
      </w:r>
      <w:proofErr w:type="gramEnd"/>
      <w:r>
        <w:t>:</w:t>
      </w:r>
    </w:p>
    <w:p w14:paraId="3402859F" w14:textId="77777777" w:rsidR="00155AA1" w:rsidRDefault="00000000" w:rsidP="00126BF3">
      <w:pPr>
        <w:pStyle w:val="SourceCode"/>
        <w:wordWrap/>
        <w:spacing w:after="0"/>
      </w:pPr>
      <w:r>
        <w:rPr>
          <w:rStyle w:val="VerbatimChar"/>
        </w:rPr>
        <w:t>## Petroleum: ( 0.3931193 , 1.138881 )</w:t>
      </w:r>
    </w:p>
    <w:p w14:paraId="5FCCF8E8" w14:textId="77777777" w:rsidR="00155AA1" w:rsidRDefault="00000000" w:rsidP="00126BF3">
      <w:pPr>
        <w:pStyle w:val="SourceCode"/>
        <w:wordWrap/>
        <w:spacing w:after="0"/>
      </w:pPr>
      <w:r>
        <w:rPr>
          <w:rStyle w:val="VerbatimChar"/>
        </w:rPr>
        <w:t>## Natural Gas: ( 0.2605745 , 0.7554255 )</w:t>
      </w:r>
    </w:p>
    <w:p w14:paraId="5575B572" w14:textId="77777777" w:rsidR="00155AA1" w:rsidRDefault="00000000" w:rsidP="00126BF3">
      <w:pPr>
        <w:pStyle w:val="SourceCode"/>
        <w:wordWrap/>
        <w:spacing w:after="0"/>
      </w:pPr>
      <w:r>
        <w:rPr>
          <w:rStyle w:val="VerbatimChar"/>
        </w:rPr>
        <w:t>## Coal: ( 0.363511 , 0.512489 )</w:t>
      </w:r>
    </w:p>
    <w:p w14:paraId="1FBEB61A" w14:textId="77777777" w:rsidR="00155AA1" w:rsidRDefault="00000000" w:rsidP="00126BF3">
      <w:pPr>
        <w:pStyle w:val="SourceCode"/>
        <w:wordWrap/>
        <w:spacing w:after="0"/>
      </w:pPr>
      <w:r>
        <w:rPr>
          <w:rStyle w:val="VerbatimChar"/>
        </w:rPr>
        <w:t>## Nuclear: ( 0.1422688 , 0.1797312 )</w:t>
      </w:r>
    </w:p>
    <w:p w14:paraId="725CB532" w14:textId="77777777" w:rsidR="00155AA1" w:rsidRDefault="00000000" w:rsidP="00126BF3">
      <w:pPr>
        <w:pStyle w:val="SourceCode"/>
        <w:wordWrap/>
        <w:spacing w:after="0"/>
      </w:pPr>
      <w:r>
        <w:rPr>
          <w:rStyle w:val="VerbatimChar"/>
        </w:rPr>
        <w:t>## Total: ( 1.159474 , 2.586526 )</w:t>
      </w:r>
    </w:p>
    <w:p w14:paraId="69A03061" w14:textId="77777777" w:rsidR="00155AA1" w:rsidRDefault="00000000" w:rsidP="00126BF3">
      <w:pPr>
        <w:pStyle w:val="SourceCode"/>
        <w:wordWrap/>
        <w:spacing w:after="0"/>
      </w:pPr>
      <w:r>
        <w:rPr>
          <w:rStyle w:val="VerbatimChar"/>
        </w:rPr>
        <w:t>## Petroleum - Gas: ( 0.1325448 , 0.3834552 )</w:t>
      </w:r>
    </w:p>
    <w:p w14:paraId="5CC53983" w14:textId="77777777" w:rsidR="00A807F8" w:rsidRDefault="00A807F8" w:rsidP="00126BF3">
      <w:pPr>
        <w:pStyle w:val="FirstParagraph"/>
        <w:spacing w:before="0" w:after="0"/>
      </w:pPr>
    </w:p>
    <w:p w14:paraId="416CE4C3" w14:textId="6DEA9E3B" w:rsidR="00155AA1" w:rsidRDefault="00000000" w:rsidP="00126BF3">
      <w:pPr>
        <w:pStyle w:val="FirstParagraph"/>
        <w:spacing w:before="0" w:after="0"/>
      </w:pPr>
      <w:r>
        <w:t xml:space="preserve">We know from Problem 23, </w:t>
      </w:r>
      <m:oMath>
        <m:sSup>
          <m:sSupPr>
            <m:ctrlPr>
              <w:rPr>
                <w:rFonts w:ascii="Cambria Math" w:hAnsi="Cambria Math"/>
              </w:rPr>
            </m:ctrlPr>
          </m:sSupPr>
          <m:e>
            <m:r>
              <w:rPr>
                <w:rFonts w:ascii="Cambria Math" w:hAnsi="Cambria Math"/>
              </w:rPr>
              <m:t>T</m:t>
            </m:r>
          </m:e>
          <m:sup>
            <m:r>
              <w:rPr>
                <w:rFonts w:ascii="Cambria Math" w:hAnsi="Cambria Math"/>
              </w:rPr>
              <m:t>2</m:t>
            </m:r>
          </m:sup>
        </m:sSup>
      </m:oMath>
      <w:r>
        <w:t xml:space="preserve"> intervals are roughly twice the length of Bonferroni intervals. Also, its critical region (shown below) is larger than Bonferroni’s, so </w:t>
      </w:r>
      <m:oMath>
        <m:sSup>
          <m:sSupPr>
            <m:ctrlPr>
              <w:rPr>
                <w:rFonts w:ascii="Cambria Math" w:hAnsi="Cambria Math"/>
              </w:rPr>
            </m:ctrlPr>
          </m:sSupPr>
          <m:e>
            <m:r>
              <w:rPr>
                <w:rFonts w:ascii="Cambria Math" w:hAnsi="Cambria Math"/>
              </w:rPr>
              <m:t>T</m:t>
            </m:r>
          </m:e>
          <m:sup>
            <m:r>
              <w:rPr>
                <w:rFonts w:ascii="Cambria Math" w:hAnsi="Cambria Math"/>
              </w:rPr>
              <m:t>2</m:t>
            </m:r>
          </m:sup>
        </m:sSup>
      </m:oMath>
      <w:r>
        <w:t xml:space="preserve"> intervals will be wider.</w:t>
      </w:r>
    </w:p>
    <w:p w14:paraId="0990D96C" w14:textId="77777777" w:rsidR="00155AA1" w:rsidRDefault="00000000" w:rsidP="00126BF3">
      <w:pPr>
        <w:pStyle w:val="SourceCode"/>
        <w:wordWrap/>
        <w:spacing w:after="0"/>
      </w:pPr>
      <w:r>
        <w:rPr>
          <w:rStyle w:val="VerbatimChar"/>
        </w:rPr>
        <w:t>## The Bonferroni crit region is 2.59326</w:t>
      </w:r>
    </w:p>
    <w:p w14:paraId="14F1A9C7" w14:textId="77777777" w:rsidR="00155AA1" w:rsidRDefault="00000000" w:rsidP="00126BF3">
      <w:pPr>
        <w:pStyle w:val="SourceCode"/>
        <w:wordWrap/>
        <w:spacing w:after="0"/>
      </w:pPr>
      <w:r>
        <w:rPr>
          <w:rStyle w:val="VerbatimChar"/>
        </w:rPr>
        <w:t>## The T2 crit region is 3.080216</w:t>
      </w:r>
    </w:p>
    <w:p w14:paraId="73111C21" w14:textId="77777777" w:rsidR="00A807F8" w:rsidRDefault="00A807F8" w:rsidP="00A807F8">
      <w:pPr>
        <w:pStyle w:val="SourceCode"/>
        <w:shd w:val="clear" w:color="auto" w:fill="auto"/>
        <w:wordWrap/>
        <w:spacing w:after="0"/>
        <w:rPr>
          <w:rStyle w:val="NormalTok"/>
        </w:rPr>
      </w:pPr>
    </w:p>
    <w:p w14:paraId="787AB14D" w14:textId="66C07CA6" w:rsidR="00A807F8" w:rsidDel="00FB0435" w:rsidRDefault="00A807F8" w:rsidP="00A807F8">
      <w:pPr>
        <w:pStyle w:val="SourceCode"/>
        <w:shd w:val="clear" w:color="auto" w:fill="auto"/>
        <w:wordWrap/>
        <w:spacing w:after="0"/>
        <w:rPr>
          <w:del w:id="26" w:author="Gabrielle Salamanca" w:date="2024-04-14T20:05:00Z" w16du:dateUtc="2024-04-15T03:05:00Z"/>
          <w:rStyle w:val="NormalTok"/>
        </w:rPr>
      </w:pPr>
    </w:p>
    <w:p w14:paraId="520BBBA6" w14:textId="5789EB5A" w:rsidR="00A807F8" w:rsidDel="00FB0435" w:rsidRDefault="00A807F8" w:rsidP="00A807F8">
      <w:pPr>
        <w:pStyle w:val="SourceCode"/>
        <w:shd w:val="clear" w:color="auto" w:fill="auto"/>
        <w:wordWrap/>
        <w:spacing w:after="0"/>
        <w:rPr>
          <w:del w:id="27" w:author="Gabrielle Salamanca" w:date="2024-04-14T20:05:00Z" w16du:dateUtc="2024-04-15T03:05:00Z"/>
          <w:rStyle w:val="NormalTok"/>
        </w:rPr>
      </w:pPr>
    </w:p>
    <w:p w14:paraId="2A31E76B" w14:textId="3085521E" w:rsidR="00A807F8" w:rsidDel="007E6DEC" w:rsidRDefault="00A807F8" w:rsidP="00A807F8">
      <w:pPr>
        <w:pStyle w:val="SourceCode"/>
        <w:shd w:val="clear" w:color="auto" w:fill="auto"/>
        <w:wordWrap/>
        <w:spacing w:after="0"/>
        <w:rPr>
          <w:del w:id="28" w:author="Gabrielle Salamanca" w:date="2024-04-14T20:00:00Z" w16du:dateUtc="2024-04-15T03:00:00Z"/>
          <w:rStyle w:val="NormalTok"/>
        </w:rPr>
      </w:pPr>
    </w:p>
    <w:p w14:paraId="0C6D9903" w14:textId="05AC1148" w:rsidR="00A807F8" w:rsidDel="007E6DEC" w:rsidRDefault="00A807F8" w:rsidP="00A807F8">
      <w:pPr>
        <w:pStyle w:val="SourceCode"/>
        <w:shd w:val="clear" w:color="auto" w:fill="auto"/>
        <w:wordWrap/>
        <w:spacing w:after="0"/>
        <w:rPr>
          <w:del w:id="29" w:author="Gabrielle Salamanca" w:date="2024-04-14T20:00:00Z" w16du:dateUtc="2024-04-15T03:00:00Z"/>
          <w:rStyle w:val="NormalTok"/>
        </w:rPr>
      </w:pPr>
    </w:p>
    <w:p w14:paraId="37D70118" w14:textId="351FBC77" w:rsidR="00A807F8" w:rsidDel="007E6DEC" w:rsidRDefault="00A807F8" w:rsidP="00A807F8">
      <w:pPr>
        <w:pStyle w:val="SourceCode"/>
        <w:shd w:val="clear" w:color="auto" w:fill="auto"/>
        <w:wordWrap/>
        <w:spacing w:after="0"/>
        <w:rPr>
          <w:del w:id="30" w:author="Gabrielle Salamanca" w:date="2024-04-14T20:00:00Z" w16du:dateUtc="2024-04-15T03:00:00Z"/>
          <w:rStyle w:val="NormalTok"/>
        </w:rPr>
      </w:pPr>
    </w:p>
    <w:p w14:paraId="349FC698" w14:textId="1D8DFBBF" w:rsidR="00A807F8" w:rsidDel="007E6DEC" w:rsidRDefault="00A807F8" w:rsidP="00A807F8">
      <w:pPr>
        <w:pStyle w:val="SourceCode"/>
        <w:shd w:val="clear" w:color="auto" w:fill="auto"/>
        <w:wordWrap/>
        <w:spacing w:after="0"/>
        <w:rPr>
          <w:del w:id="31" w:author="Gabrielle Salamanca" w:date="2024-04-14T20:00:00Z" w16du:dateUtc="2024-04-15T03:00:00Z"/>
          <w:rStyle w:val="NormalTok"/>
        </w:rPr>
      </w:pPr>
    </w:p>
    <w:p w14:paraId="41842440" w14:textId="6AFF920B" w:rsidR="00A807F8" w:rsidDel="007E6DEC" w:rsidRDefault="00A807F8" w:rsidP="00A807F8">
      <w:pPr>
        <w:pStyle w:val="SourceCode"/>
        <w:shd w:val="clear" w:color="auto" w:fill="auto"/>
        <w:wordWrap/>
        <w:spacing w:after="0"/>
        <w:rPr>
          <w:del w:id="32" w:author="Gabrielle Salamanca" w:date="2024-04-14T20:00:00Z" w16du:dateUtc="2024-04-15T03:00:00Z"/>
          <w:rStyle w:val="NormalTok"/>
        </w:rPr>
      </w:pPr>
    </w:p>
    <w:p w14:paraId="22E14E90" w14:textId="6992B105" w:rsidR="00A807F8" w:rsidDel="007E6DEC" w:rsidRDefault="00A807F8" w:rsidP="00A807F8">
      <w:pPr>
        <w:pStyle w:val="SourceCode"/>
        <w:shd w:val="clear" w:color="auto" w:fill="auto"/>
        <w:wordWrap/>
        <w:spacing w:after="0"/>
        <w:rPr>
          <w:del w:id="33" w:author="Gabrielle Salamanca" w:date="2024-04-14T20:00:00Z" w16du:dateUtc="2024-04-15T03:00:00Z"/>
          <w:rStyle w:val="NormalTok"/>
        </w:rPr>
      </w:pPr>
    </w:p>
    <w:p w14:paraId="7C31772F" w14:textId="3B9E04ED" w:rsidR="00A807F8" w:rsidDel="007E6DEC" w:rsidRDefault="00A807F8" w:rsidP="00A807F8">
      <w:pPr>
        <w:pStyle w:val="SourceCode"/>
        <w:shd w:val="clear" w:color="auto" w:fill="auto"/>
        <w:wordWrap/>
        <w:spacing w:after="0"/>
        <w:rPr>
          <w:del w:id="34" w:author="Gabrielle Salamanca" w:date="2024-04-14T20:00:00Z" w16du:dateUtc="2024-04-15T03:00:00Z"/>
          <w:rStyle w:val="NormalTok"/>
        </w:rPr>
      </w:pPr>
    </w:p>
    <w:p w14:paraId="3BF220B2" w14:textId="77777777" w:rsidR="00A807F8" w:rsidDel="007E6DEC" w:rsidRDefault="00A807F8" w:rsidP="00A807F8">
      <w:pPr>
        <w:pStyle w:val="SourceCode"/>
        <w:shd w:val="clear" w:color="auto" w:fill="auto"/>
        <w:wordWrap/>
        <w:spacing w:after="0"/>
        <w:rPr>
          <w:del w:id="35" w:author="Gabrielle Salamanca" w:date="2024-04-14T19:59:00Z" w16du:dateUtc="2024-04-15T02:59:00Z"/>
          <w:rStyle w:val="NormalTok"/>
        </w:rPr>
      </w:pPr>
    </w:p>
    <w:p w14:paraId="07FE6158" w14:textId="77777777" w:rsidR="00A807F8" w:rsidDel="007E6DEC" w:rsidRDefault="00A807F8" w:rsidP="00A807F8">
      <w:pPr>
        <w:pStyle w:val="SourceCode"/>
        <w:shd w:val="clear" w:color="auto" w:fill="auto"/>
        <w:wordWrap/>
        <w:spacing w:after="0"/>
        <w:rPr>
          <w:del w:id="36" w:author="Gabrielle Salamanca" w:date="2024-04-14T19:59:00Z" w16du:dateUtc="2024-04-15T02:59:00Z"/>
          <w:rStyle w:val="NormalTok"/>
        </w:rPr>
      </w:pPr>
    </w:p>
    <w:p w14:paraId="3C63C00C" w14:textId="77777777" w:rsidR="00A807F8" w:rsidDel="007E6DEC" w:rsidRDefault="00A807F8" w:rsidP="00A807F8">
      <w:pPr>
        <w:pStyle w:val="SourceCode"/>
        <w:shd w:val="clear" w:color="auto" w:fill="auto"/>
        <w:wordWrap/>
        <w:spacing w:after="0"/>
        <w:rPr>
          <w:del w:id="37" w:author="Gabrielle Salamanca" w:date="2024-04-14T19:59:00Z" w16du:dateUtc="2024-04-15T02:59:00Z"/>
          <w:rStyle w:val="NormalTok"/>
        </w:rPr>
      </w:pPr>
    </w:p>
    <w:p w14:paraId="698176B1" w14:textId="77777777" w:rsidR="00A807F8" w:rsidDel="007E6DEC" w:rsidRDefault="00A807F8" w:rsidP="00A807F8">
      <w:pPr>
        <w:pStyle w:val="SourceCode"/>
        <w:shd w:val="clear" w:color="auto" w:fill="auto"/>
        <w:wordWrap/>
        <w:spacing w:after="0"/>
        <w:rPr>
          <w:del w:id="38" w:author="Gabrielle Salamanca" w:date="2024-04-14T19:59:00Z" w16du:dateUtc="2024-04-15T02:59:00Z"/>
          <w:rStyle w:val="NormalTok"/>
        </w:rPr>
      </w:pPr>
    </w:p>
    <w:p w14:paraId="4766459A" w14:textId="77777777" w:rsidR="00A807F8" w:rsidDel="007E6DEC" w:rsidRDefault="00A807F8" w:rsidP="00A807F8">
      <w:pPr>
        <w:pStyle w:val="SourceCode"/>
        <w:shd w:val="clear" w:color="auto" w:fill="auto"/>
        <w:wordWrap/>
        <w:spacing w:after="0"/>
        <w:rPr>
          <w:del w:id="39" w:author="Gabrielle Salamanca" w:date="2024-04-14T19:59:00Z" w16du:dateUtc="2024-04-15T02:59:00Z"/>
          <w:rStyle w:val="NormalTok"/>
        </w:rPr>
      </w:pPr>
    </w:p>
    <w:p w14:paraId="5641A699" w14:textId="77777777" w:rsidR="00A807F8" w:rsidDel="007E6DEC" w:rsidRDefault="00A807F8" w:rsidP="00A807F8">
      <w:pPr>
        <w:pStyle w:val="SourceCode"/>
        <w:shd w:val="clear" w:color="auto" w:fill="auto"/>
        <w:wordWrap/>
        <w:spacing w:after="0"/>
        <w:rPr>
          <w:del w:id="40" w:author="Gabrielle Salamanca" w:date="2024-04-14T19:59:00Z" w16du:dateUtc="2024-04-15T02:59:00Z"/>
          <w:rStyle w:val="NormalTok"/>
        </w:rPr>
      </w:pPr>
    </w:p>
    <w:p w14:paraId="52E7B496" w14:textId="77777777" w:rsidR="00A807F8" w:rsidDel="007E6DEC" w:rsidRDefault="00A807F8" w:rsidP="00A807F8">
      <w:pPr>
        <w:pStyle w:val="SourceCode"/>
        <w:shd w:val="clear" w:color="auto" w:fill="auto"/>
        <w:wordWrap/>
        <w:spacing w:after="0"/>
        <w:rPr>
          <w:del w:id="41" w:author="Gabrielle Salamanca" w:date="2024-04-14T19:59:00Z" w16du:dateUtc="2024-04-15T02:59:00Z"/>
          <w:rStyle w:val="NormalTok"/>
        </w:rPr>
      </w:pPr>
    </w:p>
    <w:p w14:paraId="28C74B99" w14:textId="77777777" w:rsidR="00A807F8" w:rsidDel="007E6DEC" w:rsidRDefault="00A807F8" w:rsidP="00A807F8">
      <w:pPr>
        <w:pStyle w:val="SourceCode"/>
        <w:shd w:val="clear" w:color="auto" w:fill="auto"/>
        <w:wordWrap/>
        <w:spacing w:after="0"/>
        <w:rPr>
          <w:del w:id="42" w:author="Gabrielle Salamanca" w:date="2024-04-14T19:59:00Z" w16du:dateUtc="2024-04-15T02:59:00Z"/>
          <w:rStyle w:val="NormalTok"/>
        </w:rPr>
      </w:pPr>
    </w:p>
    <w:p w14:paraId="5DC5055A" w14:textId="77777777" w:rsidR="00A807F8" w:rsidDel="007E6DEC" w:rsidRDefault="00A807F8" w:rsidP="00A807F8">
      <w:pPr>
        <w:pStyle w:val="SourceCode"/>
        <w:shd w:val="clear" w:color="auto" w:fill="auto"/>
        <w:wordWrap/>
        <w:spacing w:after="0"/>
        <w:rPr>
          <w:del w:id="43" w:author="Gabrielle Salamanca" w:date="2024-04-14T19:59:00Z" w16du:dateUtc="2024-04-15T02:59:00Z"/>
          <w:rStyle w:val="NormalTok"/>
        </w:rPr>
      </w:pPr>
    </w:p>
    <w:p w14:paraId="2D11E1CF" w14:textId="77777777" w:rsidR="00A807F8" w:rsidDel="007E6DEC" w:rsidRDefault="00A807F8" w:rsidP="00A807F8">
      <w:pPr>
        <w:pStyle w:val="SourceCode"/>
        <w:shd w:val="clear" w:color="auto" w:fill="auto"/>
        <w:wordWrap/>
        <w:spacing w:after="0"/>
        <w:rPr>
          <w:del w:id="44" w:author="Gabrielle Salamanca" w:date="2024-04-14T19:59:00Z" w16du:dateUtc="2024-04-15T02:59:00Z"/>
          <w:rStyle w:val="NormalTok"/>
        </w:rPr>
      </w:pPr>
    </w:p>
    <w:p w14:paraId="72A678A5" w14:textId="77777777" w:rsidR="00A807F8" w:rsidDel="007E6DEC" w:rsidRDefault="00A807F8" w:rsidP="00A807F8">
      <w:pPr>
        <w:pStyle w:val="SourceCode"/>
        <w:shd w:val="clear" w:color="auto" w:fill="auto"/>
        <w:wordWrap/>
        <w:spacing w:after="0"/>
        <w:rPr>
          <w:del w:id="45" w:author="Gabrielle Salamanca" w:date="2024-04-14T19:59:00Z" w16du:dateUtc="2024-04-15T02:59:00Z"/>
          <w:rStyle w:val="NormalTok"/>
        </w:rPr>
      </w:pPr>
    </w:p>
    <w:p w14:paraId="05615F2D" w14:textId="77777777" w:rsidR="00A807F8" w:rsidDel="007E6DEC" w:rsidRDefault="00A807F8" w:rsidP="00A807F8">
      <w:pPr>
        <w:pStyle w:val="SourceCode"/>
        <w:shd w:val="clear" w:color="auto" w:fill="auto"/>
        <w:wordWrap/>
        <w:spacing w:after="0"/>
        <w:rPr>
          <w:del w:id="46" w:author="Gabrielle Salamanca" w:date="2024-04-14T19:59:00Z" w16du:dateUtc="2024-04-15T02:59:00Z"/>
          <w:rStyle w:val="NormalTok"/>
        </w:rPr>
      </w:pPr>
    </w:p>
    <w:p w14:paraId="4ECA74A8" w14:textId="77777777" w:rsidR="00A807F8" w:rsidDel="007E6DEC" w:rsidRDefault="00A807F8" w:rsidP="00A807F8">
      <w:pPr>
        <w:pStyle w:val="SourceCode"/>
        <w:shd w:val="clear" w:color="auto" w:fill="auto"/>
        <w:wordWrap/>
        <w:spacing w:after="0"/>
        <w:rPr>
          <w:del w:id="47" w:author="Gabrielle Salamanca" w:date="2024-04-14T19:59:00Z" w16du:dateUtc="2024-04-15T02:59:00Z"/>
          <w:rStyle w:val="NormalTok"/>
        </w:rPr>
      </w:pPr>
    </w:p>
    <w:p w14:paraId="7C958907" w14:textId="77777777" w:rsidR="00A807F8" w:rsidDel="007E6DEC" w:rsidRDefault="00A807F8" w:rsidP="00A807F8">
      <w:pPr>
        <w:pStyle w:val="SourceCode"/>
        <w:shd w:val="clear" w:color="auto" w:fill="auto"/>
        <w:wordWrap/>
        <w:spacing w:after="0"/>
        <w:rPr>
          <w:del w:id="48" w:author="Gabrielle Salamanca" w:date="2024-04-14T19:59:00Z" w16du:dateUtc="2024-04-15T02:59:00Z"/>
          <w:rStyle w:val="NormalTok"/>
        </w:rPr>
      </w:pPr>
    </w:p>
    <w:p w14:paraId="713239CE" w14:textId="77777777" w:rsidR="00A807F8" w:rsidDel="007E6DEC" w:rsidRDefault="00A807F8" w:rsidP="00A807F8">
      <w:pPr>
        <w:pStyle w:val="SourceCode"/>
        <w:shd w:val="clear" w:color="auto" w:fill="auto"/>
        <w:wordWrap/>
        <w:spacing w:after="0"/>
        <w:rPr>
          <w:del w:id="49" w:author="Gabrielle Salamanca" w:date="2024-04-14T19:59:00Z" w16du:dateUtc="2024-04-15T02:59:00Z"/>
          <w:rStyle w:val="NormalTok"/>
        </w:rPr>
      </w:pPr>
    </w:p>
    <w:p w14:paraId="7984EAD3" w14:textId="77777777" w:rsidR="00A807F8" w:rsidDel="007E6DEC" w:rsidRDefault="00A807F8" w:rsidP="00A807F8">
      <w:pPr>
        <w:pStyle w:val="SourceCode"/>
        <w:shd w:val="clear" w:color="auto" w:fill="auto"/>
        <w:wordWrap/>
        <w:spacing w:after="0"/>
        <w:rPr>
          <w:del w:id="50" w:author="Gabrielle Salamanca" w:date="2024-04-14T19:59:00Z" w16du:dateUtc="2024-04-15T02:59:00Z"/>
          <w:rStyle w:val="NormalTok"/>
        </w:rPr>
      </w:pPr>
    </w:p>
    <w:p w14:paraId="3B9B505F" w14:textId="77777777" w:rsidR="00A807F8" w:rsidDel="007E6DEC" w:rsidRDefault="00A807F8" w:rsidP="00A807F8">
      <w:pPr>
        <w:pStyle w:val="SourceCode"/>
        <w:shd w:val="clear" w:color="auto" w:fill="auto"/>
        <w:wordWrap/>
        <w:spacing w:after="0"/>
        <w:rPr>
          <w:del w:id="51" w:author="Gabrielle Salamanca" w:date="2024-04-14T19:59:00Z" w16du:dateUtc="2024-04-15T02:59:00Z"/>
          <w:rStyle w:val="NormalTok"/>
        </w:rPr>
      </w:pPr>
    </w:p>
    <w:p w14:paraId="1DB33957" w14:textId="77777777" w:rsidR="00A807F8" w:rsidDel="007E6DEC" w:rsidRDefault="00A807F8" w:rsidP="00A807F8">
      <w:pPr>
        <w:pStyle w:val="SourceCode"/>
        <w:shd w:val="clear" w:color="auto" w:fill="auto"/>
        <w:wordWrap/>
        <w:spacing w:after="0"/>
        <w:rPr>
          <w:del w:id="52" w:author="Gabrielle Salamanca" w:date="2024-04-14T19:59:00Z" w16du:dateUtc="2024-04-15T02:59:00Z"/>
          <w:rStyle w:val="NormalTok"/>
        </w:rPr>
      </w:pPr>
    </w:p>
    <w:p w14:paraId="6F8F1DF0" w14:textId="77777777" w:rsidR="00A807F8" w:rsidDel="007E6DEC" w:rsidRDefault="00A807F8" w:rsidP="00A807F8">
      <w:pPr>
        <w:pStyle w:val="SourceCode"/>
        <w:shd w:val="clear" w:color="auto" w:fill="auto"/>
        <w:wordWrap/>
        <w:spacing w:after="0"/>
        <w:rPr>
          <w:del w:id="53" w:author="Gabrielle Salamanca" w:date="2024-04-14T19:59:00Z" w16du:dateUtc="2024-04-15T02:59:00Z"/>
          <w:rStyle w:val="NormalTok"/>
        </w:rPr>
      </w:pPr>
    </w:p>
    <w:p w14:paraId="1EB6035C" w14:textId="77777777" w:rsidR="00A807F8" w:rsidDel="00296CDB" w:rsidRDefault="00A807F8" w:rsidP="00A807F8">
      <w:pPr>
        <w:pStyle w:val="SourceCode"/>
        <w:shd w:val="clear" w:color="auto" w:fill="auto"/>
        <w:wordWrap/>
        <w:spacing w:after="0"/>
        <w:rPr>
          <w:del w:id="54" w:author="Gabrielle Salamanca" w:date="2024-04-14T19:59:00Z" w16du:dateUtc="2024-04-15T02:59:00Z"/>
          <w:rStyle w:val="NormalTok"/>
        </w:rPr>
      </w:pPr>
    </w:p>
    <w:p w14:paraId="706A4AE9" w14:textId="77777777" w:rsidR="00296CDB" w:rsidDel="00FB0435" w:rsidRDefault="00296CDB" w:rsidP="00A807F8">
      <w:pPr>
        <w:pStyle w:val="SourceCode"/>
        <w:shd w:val="clear" w:color="auto" w:fill="auto"/>
        <w:wordWrap/>
        <w:spacing w:after="0"/>
        <w:rPr>
          <w:del w:id="55" w:author="Gabrielle Salamanca" w:date="2024-04-14T19:59:00Z" w16du:dateUtc="2024-04-15T02:59:00Z"/>
          <w:rStyle w:val="NormalTok"/>
        </w:rPr>
      </w:pPr>
    </w:p>
    <w:p w14:paraId="775BD316" w14:textId="77777777" w:rsidR="00FB0435" w:rsidRDefault="00FB0435" w:rsidP="00A807F8">
      <w:pPr>
        <w:pStyle w:val="SourceCode"/>
        <w:shd w:val="clear" w:color="auto" w:fill="auto"/>
        <w:wordWrap/>
        <w:spacing w:after="0"/>
        <w:rPr>
          <w:ins w:id="56" w:author="Gabrielle Salamanca" w:date="2024-04-14T20:05:00Z" w16du:dateUtc="2024-04-15T03:05:00Z"/>
          <w:rStyle w:val="NormalTok"/>
        </w:rPr>
      </w:pPr>
    </w:p>
    <w:p w14:paraId="1EE2D34B" w14:textId="77777777" w:rsidR="00FB0435" w:rsidRDefault="00FB0435" w:rsidP="00A807F8">
      <w:pPr>
        <w:pStyle w:val="SourceCode"/>
        <w:shd w:val="clear" w:color="auto" w:fill="auto"/>
        <w:wordWrap/>
        <w:spacing w:after="0"/>
        <w:rPr>
          <w:ins w:id="57" w:author="Gabrielle Salamanca" w:date="2024-04-14T20:05:00Z" w16du:dateUtc="2024-04-15T03:05:00Z"/>
          <w:rStyle w:val="NormalTok"/>
        </w:rPr>
      </w:pPr>
    </w:p>
    <w:p w14:paraId="794253DC" w14:textId="77777777" w:rsidR="00FB0435" w:rsidRDefault="00FB0435" w:rsidP="00A807F8">
      <w:pPr>
        <w:pStyle w:val="SourceCode"/>
        <w:shd w:val="clear" w:color="auto" w:fill="auto"/>
        <w:wordWrap/>
        <w:spacing w:after="0"/>
        <w:rPr>
          <w:ins w:id="58" w:author="Gabrielle Salamanca" w:date="2024-04-14T20:05:00Z" w16du:dateUtc="2024-04-15T03:05:00Z"/>
          <w:rStyle w:val="NormalTok"/>
        </w:rPr>
      </w:pPr>
    </w:p>
    <w:p w14:paraId="2E55465A" w14:textId="77777777" w:rsidR="00FB0435" w:rsidRDefault="00FB0435" w:rsidP="00A807F8">
      <w:pPr>
        <w:pStyle w:val="SourceCode"/>
        <w:shd w:val="clear" w:color="auto" w:fill="auto"/>
        <w:wordWrap/>
        <w:spacing w:after="0"/>
        <w:rPr>
          <w:ins w:id="59" w:author="Gabrielle Salamanca" w:date="2024-04-14T20:05:00Z" w16du:dateUtc="2024-04-15T03:05:00Z"/>
          <w:rStyle w:val="NormalTok"/>
        </w:rPr>
      </w:pPr>
    </w:p>
    <w:p w14:paraId="1A287FE7" w14:textId="77777777" w:rsidR="00FB0435" w:rsidRDefault="00FB0435" w:rsidP="00A807F8">
      <w:pPr>
        <w:pStyle w:val="SourceCode"/>
        <w:shd w:val="clear" w:color="auto" w:fill="auto"/>
        <w:wordWrap/>
        <w:spacing w:after="0"/>
        <w:rPr>
          <w:ins w:id="60" w:author="Gabrielle Salamanca" w:date="2024-04-14T20:05:00Z" w16du:dateUtc="2024-04-15T03:05:00Z"/>
          <w:rStyle w:val="NormalTok"/>
        </w:rPr>
      </w:pPr>
    </w:p>
    <w:p w14:paraId="094D67EB" w14:textId="77777777" w:rsidR="00FB0435" w:rsidRDefault="00FB0435" w:rsidP="00A807F8">
      <w:pPr>
        <w:pStyle w:val="SourceCode"/>
        <w:shd w:val="clear" w:color="auto" w:fill="auto"/>
        <w:wordWrap/>
        <w:spacing w:after="0"/>
        <w:rPr>
          <w:ins w:id="61" w:author="Gabrielle Salamanca" w:date="2024-04-14T20:05:00Z" w16du:dateUtc="2024-04-15T03:05:00Z"/>
          <w:rStyle w:val="NormalTok"/>
        </w:rPr>
      </w:pPr>
    </w:p>
    <w:p w14:paraId="44D6D728" w14:textId="77777777" w:rsidR="00FB0435" w:rsidRDefault="00FB0435" w:rsidP="00A807F8">
      <w:pPr>
        <w:pStyle w:val="SourceCode"/>
        <w:shd w:val="clear" w:color="auto" w:fill="auto"/>
        <w:wordWrap/>
        <w:spacing w:after="0"/>
        <w:rPr>
          <w:ins w:id="62" w:author="Gabrielle Salamanca" w:date="2024-04-14T20:05:00Z" w16du:dateUtc="2024-04-15T03:05:00Z"/>
          <w:rStyle w:val="NormalTok"/>
        </w:rPr>
      </w:pPr>
    </w:p>
    <w:p w14:paraId="36DCAE62" w14:textId="77777777" w:rsidR="00FB0435" w:rsidRDefault="00FB0435" w:rsidP="00A807F8">
      <w:pPr>
        <w:pStyle w:val="SourceCode"/>
        <w:shd w:val="clear" w:color="auto" w:fill="auto"/>
        <w:wordWrap/>
        <w:spacing w:after="0"/>
        <w:rPr>
          <w:ins w:id="63" w:author="Gabrielle Salamanca" w:date="2024-04-14T20:05:00Z" w16du:dateUtc="2024-04-15T03:05:00Z"/>
          <w:rStyle w:val="NormalTok"/>
        </w:rPr>
      </w:pPr>
    </w:p>
    <w:p w14:paraId="4F99326D" w14:textId="77777777" w:rsidR="00FB0435" w:rsidRDefault="00FB0435" w:rsidP="00A807F8">
      <w:pPr>
        <w:pStyle w:val="SourceCode"/>
        <w:shd w:val="clear" w:color="auto" w:fill="auto"/>
        <w:wordWrap/>
        <w:spacing w:after="0"/>
        <w:rPr>
          <w:ins w:id="64" w:author="Gabrielle Salamanca" w:date="2024-04-14T20:05:00Z" w16du:dateUtc="2024-04-15T03:05:00Z"/>
          <w:rStyle w:val="NormalTok"/>
        </w:rPr>
      </w:pPr>
    </w:p>
    <w:p w14:paraId="58451B99" w14:textId="77777777" w:rsidR="00FB0435" w:rsidRDefault="00FB0435" w:rsidP="00A807F8">
      <w:pPr>
        <w:pStyle w:val="SourceCode"/>
        <w:shd w:val="clear" w:color="auto" w:fill="auto"/>
        <w:wordWrap/>
        <w:spacing w:after="0"/>
        <w:rPr>
          <w:ins w:id="65" w:author="Gabrielle Salamanca" w:date="2024-04-14T20:05:00Z" w16du:dateUtc="2024-04-15T03:05:00Z"/>
          <w:rStyle w:val="NormalTok"/>
        </w:rPr>
      </w:pPr>
    </w:p>
    <w:p w14:paraId="522C7793" w14:textId="77777777" w:rsidR="00FB0435" w:rsidRDefault="00FB0435" w:rsidP="00A807F8">
      <w:pPr>
        <w:pStyle w:val="SourceCode"/>
        <w:shd w:val="clear" w:color="auto" w:fill="auto"/>
        <w:wordWrap/>
        <w:spacing w:after="0"/>
        <w:rPr>
          <w:ins w:id="66" w:author="Gabrielle Salamanca" w:date="2024-04-14T20:05:00Z" w16du:dateUtc="2024-04-15T03:05:00Z"/>
          <w:rStyle w:val="NormalTok"/>
        </w:rPr>
      </w:pPr>
    </w:p>
    <w:p w14:paraId="2B96A78A" w14:textId="77777777" w:rsidR="00FB0435" w:rsidRDefault="00FB0435" w:rsidP="00A807F8">
      <w:pPr>
        <w:pStyle w:val="SourceCode"/>
        <w:shd w:val="clear" w:color="auto" w:fill="auto"/>
        <w:wordWrap/>
        <w:spacing w:after="0"/>
        <w:rPr>
          <w:ins w:id="67" w:author="Gabrielle Salamanca" w:date="2024-04-14T20:05:00Z" w16du:dateUtc="2024-04-15T03:05:00Z"/>
          <w:rStyle w:val="NormalTok"/>
        </w:rPr>
      </w:pPr>
    </w:p>
    <w:p w14:paraId="6E662C37" w14:textId="77777777" w:rsidR="00FB0435" w:rsidRDefault="00FB0435" w:rsidP="00A807F8">
      <w:pPr>
        <w:pStyle w:val="SourceCode"/>
        <w:shd w:val="clear" w:color="auto" w:fill="auto"/>
        <w:wordWrap/>
        <w:spacing w:after="0"/>
        <w:rPr>
          <w:ins w:id="68" w:author="Gabrielle Salamanca" w:date="2024-04-14T20:05:00Z" w16du:dateUtc="2024-04-15T03:05:00Z"/>
          <w:rStyle w:val="NormalTok"/>
        </w:rPr>
      </w:pPr>
    </w:p>
    <w:p w14:paraId="241F140B" w14:textId="77777777" w:rsidR="00FB0435" w:rsidRDefault="00FB0435" w:rsidP="00A807F8">
      <w:pPr>
        <w:pStyle w:val="SourceCode"/>
        <w:shd w:val="clear" w:color="auto" w:fill="auto"/>
        <w:wordWrap/>
        <w:spacing w:after="0"/>
        <w:rPr>
          <w:ins w:id="69" w:author="Gabrielle Salamanca" w:date="2024-04-14T20:05:00Z" w16du:dateUtc="2024-04-15T03:05:00Z"/>
          <w:rStyle w:val="NormalTok"/>
        </w:rPr>
      </w:pPr>
    </w:p>
    <w:p w14:paraId="4DA71ABF" w14:textId="77777777" w:rsidR="00FB0435" w:rsidRDefault="00FB0435" w:rsidP="00A807F8">
      <w:pPr>
        <w:pStyle w:val="SourceCode"/>
        <w:shd w:val="clear" w:color="auto" w:fill="auto"/>
        <w:wordWrap/>
        <w:spacing w:after="0"/>
        <w:rPr>
          <w:ins w:id="70" w:author="Gabrielle Salamanca" w:date="2024-04-14T20:05:00Z" w16du:dateUtc="2024-04-15T03:05:00Z"/>
          <w:rStyle w:val="NormalTok"/>
        </w:rPr>
      </w:pPr>
    </w:p>
    <w:p w14:paraId="73F06284" w14:textId="77777777" w:rsidR="00FB0435" w:rsidRDefault="00FB0435" w:rsidP="00A807F8">
      <w:pPr>
        <w:pStyle w:val="SourceCode"/>
        <w:shd w:val="clear" w:color="auto" w:fill="auto"/>
        <w:wordWrap/>
        <w:spacing w:after="0"/>
        <w:rPr>
          <w:ins w:id="71" w:author="Gabrielle Salamanca" w:date="2024-04-14T20:05:00Z" w16du:dateUtc="2024-04-15T03:05:00Z"/>
          <w:rStyle w:val="NormalTok"/>
        </w:rPr>
      </w:pPr>
    </w:p>
    <w:p w14:paraId="43BA69A7" w14:textId="77777777" w:rsidR="00FB0435" w:rsidRDefault="00FB0435" w:rsidP="00A807F8">
      <w:pPr>
        <w:pStyle w:val="SourceCode"/>
        <w:shd w:val="clear" w:color="auto" w:fill="auto"/>
        <w:wordWrap/>
        <w:spacing w:after="0"/>
        <w:rPr>
          <w:ins w:id="72" w:author="Gabrielle Salamanca" w:date="2024-04-14T20:05:00Z" w16du:dateUtc="2024-04-15T03:05:00Z"/>
          <w:rStyle w:val="NormalTok"/>
        </w:rPr>
      </w:pPr>
    </w:p>
    <w:p w14:paraId="2A54AFA3" w14:textId="77777777" w:rsidR="00FB0435" w:rsidRDefault="00FB0435" w:rsidP="00A807F8">
      <w:pPr>
        <w:pStyle w:val="SourceCode"/>
        <w:shd w:val="clear" w:color="auto" w:fill="auto"/>
        <w:wordWrap/>
        <w:spacing w:after="0"/>
        <w:rPr>
          <w:ins w:id="73" w:author="Gabrielle Salamanca" w:date="2024-04-14T20:05:00Z" w16du:dateUtc="2024-04-15T03:05:00Z"/>
          <w:rStyle w:val="NormalTok"/>
        </w:rPr>
      </w:pPr>
    </w:p>
    <w:p w14:paraId="6ACF7F66" w14:textId="77777777" w:rsidR="00FB0435" w:rsidRDefault="00FB0435" w:rsidP="00A807F8">
      <w:pPr>
        <w:pStyle w:val="SourceCode"/>
        <w:shd w:val="clear" w:color="auto" w:fill="auto"/>
        <w:wordWrap/>
        <w:spacing w:after="0"/>
        <w:rPr>
          <w:ins w:id="74" w:author="Gabrielle Salamanca" w:date="2024-04-14T20:05:00Z" w16du:dateUtc="2024-04-15T03:05:00Z"/>
          <w:rStyle w:val="NormalTok"/>
        </w:rPr>
      </w:pPr>
    </w:p>
    <w:p w14:paraId="2353F111" w14:textId="77777777" w:rsidR="00FB0435" w:rsidRDefault="00FB0435" w:rsidP="00A807F8">
      <w:pPr>
        <w:pStyle w:val="SourceCode"/>
        <w:shd w:val="clear" w:color="auto" w:fill="auto"/>
        <w:wordWrap/>
        <w:spacing w:after="0"/>
        <w:rPr>
          <w:ins w:id="75" w:author="Gabrielle Salamanca" w:date="2024-04-14T20:05:00Z" w16du:dateUtc="2024-04-15T03:05:00Z"/>
          <w:rStyle w:val="NormalTok"/>
        </w:rPr>
      </w:pPr>
    </w:p>
    <w:p w14:paraId="071B2CC4" w14:textId="77777777" w:rsidR="00FB0435" w:rsidRDefault="00FB0435" w:rsidP="00A807F8">
      <w:pPr>
        <w:pStyle w:val="SourceCode"/>
        <w:shd w:val="clear" w:color="auto" w:fill="auto"/>
        <w:wordWrap/>
        <w:spacing w:after="0"/>
        <w:rPr>
          <w:ins w:id="76" w:author="Gabrielle Salamanca" w:date="2024-04-14T20:05:00Z" w16du:dateUtc="2024-04-15T03:05:00Z"/>
          <w:rStyle w:val="NormalTok"/>
        </w:rPr>
      </w:pPr>
    </w:p>
    <w:p w14:paraId="4FEFB924" w14:textId="77777777" w:rsidR="00FB0435" w:rsidRDefault="00FB0435" w:rsidP="00A807F8">
      <w:pPr>
        <w:pStyle w:val="SourceCode"/>
        <w:shd w:val="clear" w:color="auto" w:fill="auto"/>
        <w:wordWrap/>
        <w:spacing w:after="0"/>
        <w:rPr>
          <w:ins w:id="77" w:author="Gabrielle Salamanca" w:date="2024-04-14T20:05:00Z" w16du:dateUtc="2024-04-15T03:05:00Z"/>
          <w:rStyle w:val="NormalTok"/>
        </w:rPr>
      </w:pPr>
    </w:p>
    <w:p w14:paraId="2DE08044" w14:textId="77777777" w:rsidR="00FB0435" w:rsidRDefault="00FB0435" w:rsidP="00A807F8">
      <w:pPr>
        <w:pStyle w:val="SourceCode"/>
        <w:shd w:val="clear" w:color="auto" w:fill="auto"/>
        <w:wordWrap/>
        <w:spacing w:after="0"/>
        <w:rPr>
          <w:ins w:id="78" w:author="Gabrielle Salamanca" w:date="2024-04-14T20:05:00Z" w16du:dateUtc="2024-04-15T03:05:00Z"/>
          <w:rStyle w:val="NormalTok"/>
        </w:rPr>
      </w:pPr>
    </w:p>
    <w:p w14:paraId="5EADB354" w14:textId="77777777" w:rsidR="00FB0435" w:rsidRDefault="00FB0435" w:rsidP="00A807F8">
      <w:pPr>
        <w:pStyle w:val="SourceCode"/>
        <w:shd w:val="clear" w:color="auto" w:fill="auto"/>
        <w:wordWrap/>
        <w:spacing w:after="0"/>
        <w:rPr>
          <w:ins w:id="79" w:author="Gabrielle Salamanca" w:date="2024-04-14T20:05:00Z" w16du:dateUtc="2024-04-15T03:05:00Z"/>
          <w:rStyle w:val="NormalTok"/>
        </w:rPr>
      </w:pPr>
    </w:p>
    <w:p w14:paraId="31C8C4F7" w14:textId="77777777" w:rsidR="00FB0435" w:rsidRDefault="00FB0435" w:rsidP="00A807F8">
      <w:pPr>
        <w:pStyle w:val="SourceCode"/>
        <w:shd w:val="clear" w:color="auto" w:fill="auto"/>
        <w:wordWrap/>
        <w:spacing w:after="0"/>
        <w:rPr>
          <w:ins w:id="80" w:author="Gabrielle Salamanca" w:date="2024-04-14T20:05:00Z" w16du:dateUtc="2024-04-15T03:05:00Z"/>
          <w:rStyle w:val="NormalTok"/>
        </w:rPr>
      </w:pPr>
    </w:p>
    <w:p w14:paraId="1A097ADD" w14:textId="77777777" w:rsidR="00FB0435" w:rsidRDefault="00FB0435" w:rsidP="00A807F8">
      <w:pPr>
        <w:pStyle w:val="SourceCode"/>
        <w:shd w:val="clear" w:color="auto" w:fill="auto"/>
        <w:wordWrap/>
        <w:spacing w:after="0"/>
        <w:rPr>
          <w:ins w:id="81" w:author="Gabrielle Salamanca" w:date="2024-04-14T20:05:00Z" w16du:dateUtc="2024-04-15T03:05:00Z"/>
          <w:rStyle w:val="NormalTok"/>
        </w:rPr>
      </w:pPr>
    </w:p>
    <w:p w14:paraId="42094DC9" w14:textId="77777777" w:rsidR="00FB0435" w:rsidRDefault="00FB0435" w:rsidP="00A807F8">
      <w:pPr>
        <w:pStyle w:val="SourceCode"/>
        <w:shd w:val="clear" w:color="auto" w:fill="auto"/>
        <w:wordWrap/>
        <w:spacing w:after="0"/>
        <w:rPr>
          <w:ins w:id="82" w:author="Gabrielle Salamanca" w:date="2024-04-14T20:05:00Z" w16du:dateUtc="2024-04-15T03:05:00Z"/>
          <w:rStyle w:val="NormalTok"/>
        </w:rPr>
      </w:pPr>
    </w:p>
    <w:p w14:paraId="215B6F62" w14:textId="77777777" w:rsidR="00FB0435" w:rsidRDefault="00FB0435" w:rsidP="00A807F8">
      <w:pPr>
        <w:pStyle w:val="SourceCode"/>
        <w:shd w:val="clear" w:color="auto" w:fill="auto"/>
        <w:wordWrap/>
        <w:spacing w:after="0"/>
        <w:rPr>
          <w:ins w:id="83" w:author="Gabrielle Salamanca" w:date="2024-04-14T20:05:00Z" w16du:dateUtc="2024-04-15T03:05:00Z"/>
          <w:rStyle w:val="NormalTok"/>
        </w:rPr>
      </w:pPr>
    </w:p>
    <w:p w14:paraId="14031AF5" w14:textId="77777777" w:rsidR="00FB0435" w:rsidRDefault="00FB0435" w:rsidP="00A807F8">
      <w:pPr>
        <w:pStyle w:val="SourceCode"/>
        <w:shd w:val="clear" w:color="auto" w:fill="auto"/>
        <w:wordWrap/>
        <w:spacing w:after="0"/>
        <w:rPr>
          <w:ins w:id="84" w:author="Gabrielle Salamanca" w:date="2024-04-14T20:05:00Z" w16du:dateUtc="2024-04-15T03:05:00Z"/>
          <w:rStyle w:val="NormalTok"/>
        </w:rPr>
      </w:pPr>
    </w:p>
    <w:p w14:paraId="7E767E8A" w14:textId="77777777" w:rsidR="00FB0435" w:rsidRDefault="00FB0435" w:rsidP="00A807F8">
      <w:pPr>
        <w:pStyle w:val="SourceCode"/>
        <w:shd w:val="clear" w:color="auto" w:fill="auto"/>
        <w:wordWrap/>
        <w:spacing w:after="0"/>
        <w:rPr>
          <w:ins w:id="85" w:author="Gabrielle Salamanca" w:date="2024-04-14T20:05:00Z" w16du:dateUtc="2024-04-15T03:05:00Z"/>
          <w:rStyle w:val="NormalTok"/>
        </w:rPr>
      </w:pPr>
    </w:p>
    <w:p w14:paraId="03F04CE5" w14:textId="77777777" w:rsidR="00FB0435" w:rsidRDefault="00FB0435" w:rsidP="00A807F8">
      <w:pPr>
        <w:pStyle w:val="SourceCode"/>
        <w:shd w:val="clear" w:color="auto" w:fill="auto"/>
        <w:wordWrap/>
        <w:spacing w:after="0"/>
        <w:rPr>
          <w:ins w:id="86" w:author="Gabrielle Salamanca" w:date="2024-04-14T20:05:00Z" w16du:dateUtc="2024-04-15T03:05:00Z"/>
          <w:rStyle w:val="NormalTok"/>
        </w:rPr>
      </w:pPr>
    </w:p>
    <w:p w14:paraId="20A41B3D" w14:textId="77777777" w:rsidR="00FB0435" w:rsidRDefault="00FB0435" w:rsidP="00A807F8">
      <w:pPr>
        <w:pStyle w:val="SourceCode"/>
        <w:shd w:val="clear" w:color="auto" w:fill="auto"/>
        <w:wordWrap/>
        <w:spacing w:after="0"/>
        <w:rPr>
          <w:ins w:id="87" w:author="Gabrielle Salamanca" w:date="2024-04-14T20:05:00Z" w16du:dateUtc="2024-04-15T03:05:00Z"/>
          <w:rStyle w:val="NormalTok"/>
        </w:rPr>
      </w:pPr>
    </w:p>
    <w:p w14:paraId="2928B184" w14:textId="77777777" w:rsidR="00FB0435" w:rsidRDefault="00FB0435" w:rsidP="00A807F8">
      <w:pPr>
        <w:pStyle w:val="SourceCode"/>
        <w:shd w:val="clear" w:color="auto" w:fill="auto"/>
        <w:wordWrap/>
        <w:spacing w:after="0"/>
        <w:rPr>
          <w:ins w:id="88" w:author="Gabrielle Salamanca" w:date="2024-04-14T20:05:00Z" w16du:dateUtc="2024-04-15T03:05:00Z"/>
          <w:rStyle w:val="NormalTok"/>
        </w:rPr>
      </w:pPr>
    </w:p>
    <w:p w14:paraId="764DD017" w14:textId="77777777" w:rsidR="00FB0435" w:rsidRDefault="00FB0435" w:rsidP="00A807F8">
      <w:pPr>
        <w:pStyle w:val="SourceCode"/>
        <w:shd w:val="clear" w:color="auto" w:fill="auto"/>
        <w:wordWrap/>
        <w:spacing w:after="0"/>
        <w:rPr>
          <w:ins w:id="89" w:author="Gabrielle Salamanca" w:date="2024-04-14T20:05:00Z" w16du:dateUtc="2024-04-15T03:05:00Z"/>
          <w:rStyle w:val="NormalTok"/>
        </w:rPr>
      </w:pPr>
    </w:p>
    <w:p w14:paraId="22B5E663" w14:textId="77777777" w:rsidR="00FB0435" w:rsidRDefault="00FB0435" w:rsidP="00A807F8">
      <w:pPr>
        <w:pStyle w:val="SourceCode"/>
        <w:shd w:val="clear" w:color="auto" w:fill="auto"/>
        <w:wordWrap/>
        <w:spacing w:after="0"/>
        <w:rPr>
          <w:ins w:id="90" w:author="Gabrielle Salamanca" w:date="2024-04-14T20:05:00Z" w16du:dateUtc="2024-04-15T03:05:00Z"/>
          <w:rStyle w:val="NormalTok"/>
        </w:rPr>
      </w:pPr>
    </w:p>
    <w:p w14:paraId="396785E0" w14:textId="77777777" w:rsidR="00FB0435" w:rsidRDefault="00FB0435" w:rsidP="00A807F8">
      <w:pPr>
        <w:pStyle w:val="SourceCode"/>
        <w:shd w:val="clear" w:color="auto" w:fill="auto"/>
        <w:wordWrap/>
        <w:spacing w:after="0"/>
        <w:rPr>
          <w:ins w:id="91" w:author="Gabrielle Salamanca" w:date="2024-04-14T20:05:00Z" w16du:dateUtc="2024-04-15T03:05:00Z"/>
          <w:rStyle w:val="NormalTok"/>
        </w:rPr>
      </w:pPr>
    </w:p>
    <w:p w14:paraId="09C12C87" w14:textId="77777777" w:rsidR="00FB0435" w:rsidRDefault="00FB0435" w:rsidP="00A807F8">
      <w:pPr>
        <w:pStyle w:val="SourceCode"/>
        <w:shd w:val="clear" w:color="auto" w:fill="auto"/>
        <w:wordWrap/>
        <w:spacing w:after="0"/>
        <w:rPr>
          <w:ins w:id="92" w:author="Gabrielle Salamanca" w:date="2024-04-14T20:05:00Z" w16du:dateUtc="2024-04-15T03:05:00Z"/>
          <w:rStyle w:val="NormalTok"/>
        </w:rPr>
      </w:pPr>
    </w:p>
    <w:p w14:paraId="09DA98FF" w14:textId="4B001020" w:rsidR="00296CDB" w:rsidRPr="00296CDB" w:rsidDel="00296CDB" w:rsidRDefault="00296CDB" w:rsidP="00296CDB">
      <w:pPr>
        <w:pStyle w:val="SourceCode"/>
        <w:shd w:val="clear" w:color="auto" w:fill="auto"/>
        <w:wordWrap/>
        <w:spacing w:after="0"/>
        <w:rPr>
          <w:del w:id="93" w:author="Gabrielle Salamanca" w:date="2024-04-14T19:59:00Z" w16du:dateUtc="2024-04-15T02:59:00Z"/>
          <w:rStyle w:val="NormalTok"/>
          <w:rFonts w:asciiTheme="majorHAnsi" w:hAnsiTheme="majorHAnsi" w:cstheme="majorHAnsi"/>
          <w:b/>
          <w:bCs/>
          <w:color w:val="1F497D" w:themeColor="text2"/>
          <w:sz w:val="36"/>
          <w:szCs w:val="36"/>
          <w:u w:val="single"/>
          <w:rPrChange w:id="94" w:author="Gabrielle Salamanca" w:date="2024-04-14T19:58:00Z" w16du:dateUtc="2024-04-15T02:58:00Z">
            <w:rPr>
              <w:del w:id="95" w:author="Gabrielle Salamanca" w:date="2024-04-14T19:59:00Z" w16du:dateUtc="2024-04-15T02:59:00Z"/>
              <w:rStyle w:val="NormalTok"/>
            </w:rPr>
          </w:rPrChange>
        </w:rPr>
      </w:pPr>
    </w:p>
    <w:p w14:paraId="13A2E552" w14:textId="77777777" w:rsidR="00A807F8" w:rsidDel="00296CDB" w:rsidRDefault="00A807F8" w:rsidP="007E6DEC">
      <w:pPr>
        <w:pStyle w:val="SourceCode"/>
        <w:shd w:val="clear" w:color="auto" w:fill="auto"/>
        <w:wordWrap/>
        <w:spacing w:after="0"/>
        <w:rPr>
          <w:del w:id="96" w:author="Gabrielle Salamanca" w:date="2024-04-14T19:59:00Z" w16du:dateUtc="2024-04-15T02:59:00Z"/>
          <w:rStyle w:val="NormalTok"/>
        </w:rPr>
      </w:pPr>
    </w:p>
    <w:p w14:paraId="305C87A3" w14:textId="77777777" w:rsidR="00A807F8" w:rsidDel="00296CDB" w:rsidRDefault="00A807F8" w:rsidP="00A807F8">
      <w:pPr>
        <w:pStyle w:val="SourceCode"/>
        <w:shd w:val="clear" w:color="auto" w:fill="auto"/>
        <w:wordWrap/>
        <w:spacing w:after="0"/>
        <w:rPr>
          <w:del w:id="97" w:author="Gabrielle Salamanca" w:date="2024-04-14T19:59:00Z" w16du:dateUtc="2024-04-15T02:59:00Z"/>
          <w:rStyle w:val="NormalTok"/>
        </w:rPr>
      </w:pPr>
    </w:p>
    <w:p w14:paraId="7F864B00" w14:textId="77777777" w:rsidR="00A807F8" w:rsidDel="00296CDB" w:rsidRDefault="00A807F8" w:rsidP="00A807F8">
      <w:pPr>
        <w:pStyle w:val="SourceCode"/>
        <w:shd w:val="clear" w:color="auto" w:fill="auto"/>
        <w:wordWrap/>
        <w:spacing w:after="0"/>
        <w:rPr>
          <w:del w:id="98" w:author="Gabrielle Salamanca" w:date="2024-04-14T19:59:00Z" w16du:dateUtc="2024-04-15T02:59:00Z"/>
          <w:rStyle w:val="NormalTok"/>
        </w:rPr>
      </w:pPr>
    </w:p>
    <w:p w14:paraId="1489E313" w14:textId="77777777" w:rsidR="00A807F8" w:rsidDel="00296CDB" w:rsidRDefault="00A807F8" w:rsidP="00A807F8">
      <w:pPr>
        <w:pStyle w:val="SourceCode"/>
        <w:shd w:val="clear" w:color="auto" w:fill="auto"/>
        <w:wordWrap/>
        <w:spacing w:after="0"/>
        <w:rPr>
          <w:del w:id="99" w:author="Gabrielle Salamanca" w:date="2024-04-14T19:59:00Z" w16du:dateUtc="2024-04-15T02:59:00Z"/>
          <w:rStyle w:val="NormalTok"/>
        </w:rPr>
      </w:pPr>
    </w:p>
    <w:p w14:paraId="0BDBA9F4" w14:textId="77777777" w:rsidR="00A807F8" w:rsidDel="00296CDB" w:rsidRDefault="00A807F8" w:rsidP="00A807F8">
      <w:pPr>
        <w:pStyle w:val="SourceCode"/>
        <w:shd w:val="clear" w:color="auto" w:fill="auto"/>
        <w:wordWrap/>
        <w:spacing w:after="0"/>
        <w:rPr>
          <w:del w:id="100" w:author="Gabrielle Salamanca" w:date="2024-04-14T19:59:00Z" w16du:dateUtc="2024-04-15T02:59:00Z"/>
          <w:rStyle w:val="NormalTok"/>
        </w:rPr>
      </w:pPr>
    </w:p>
    <w:p w14:paraId="5D1DE326" w14:textId="77777777" w:rsidR="00A807F8" w:rsidDel="00296CDB" w:rsidRDefault="00A807F8" w:rsidP="00A807F8">
      <w:pPr>
        <w:pStyle w:val="SourceCode"/>
        <w:shd w:val="clear" w:color="auto" w:fill="auto"/>
        <w:wordWrap/>
        <w:spacing w:after="0"/>
        <w:rPr>
          <w:del w:id="101" w:author="Gabrielle Salamanca" w:date="2024-04-14T19:59:00Z" w16du:dateUtc="2024-04-15T02:59:00Z"/>
          <w:rStyle w:val="NormalTok"/>
        </w:rPr>
      </w:pPr>
    </w:p>
    <w:p w14:paraId="3D1C13E5" w14:textId="77777777" w:rsidR="00A807F8" w:rsidDel="00296CDB" w:rsidRDefault="00A807F8" w:rsidP="00A807F8">
      <w:pPr>
        <w:pStyle w:val="SourceCode"/>
        <w:shd w:val="clear" w:color="auto" w:fill="auto"/>
        <w:wordWrap/>
        <w:spacing w:after="0"/>
        <w:rPr>
          <w:del w:id="102" w:author="Gabrielle Salamanca" w:date="2024-04-14T19:59:00Z" w16du:dateUtc="2024-04-15T02:59:00Z"/>
          <w:rStyle w:val="NormalTok"/>
        </w:rPr>
      </w:pPr>
    </w:p>
    <w:p w14:paraId="5F341C9A" w14:textId="77777777" w:rsidR="00A807F8" w:rsidDel="00296CDB" w:rsidRDefault="00A807F8" w:rsidP="00A807F8">
      <w:pPr>
        <w:pStyle w:val="SourceCode"/>
        <w:shd w:val="clear" w:color="auto" w:fill="auto"/>
        <w:wordWrap/>
        <w:spacing w:after="0"/>
        <w:rPr>
          <w:del w:id="103" w:author="Gabrielle Salamanca" w:date="2024-04-14T19:59:00Z" w16du:dateUtc="2024-04-15T02:59:00Z"/>
          <w:rStyle w:val="NormalTok"/>
        </w:rPr>
      </w:pPr>
    </w:p>
    <w:p w14:paraId="695241CF" w14:textId="77777777" w:rsidR="00A807F8" w:rsidDel="00FB0435" w:rsidRDefault="00A807F8" w:rsidP="00A807F8">
      <w:pPr>
        <w:pStyle w:val="SourceCode"/>
        <w:shd w:val="clear" w:color="auto" w:fill="auto"/>
        <w:wordWrap/>
        <w:spacing w:after="0"/>
        <w:rPr>
          <w:del w:id="104" w:author="Gabrielle Salamanca" w:date="2024-04-14T20:01:00Z" w16du:dateUtc="2024-04-15T03:01:00Z"/>
          <w:rStyle w:val="NormalTok"/>
        </w:rPr>
      </w:pPr>
    </w:p>
    <w:p w14:paraId="6C112A9B" w14:textId="77777777" w:rsidR="00A807F8" w:rsidDel="00FB0435" w:rsidRDefault="00A807F8" w:rsidP="00A807F8">
      <w:pPr>
        <w:pStyle w:val="SourceCode"/>
        <w:shd w:val="clear" w:color="auto" w:fill="auto"/>
        <w:wordWrap/>
        <w:spacing w:after="0"/>
        <w:rPr>
          <w:del w:id="105" w:author="Gabrielle Salamanca" w:date="2024-04-14T20:01:00Z" w16du:dateUtc="2024-04-15T03:01:00Z"/>
          <w:rStyle w:val="NormalTok"/>
        </w:rPr>
      </w:pPr>
    </w:p>
    <w:p w14:paraId="4AEE7AC6" w14:textId="7AECF682" w:rsidR="00FB0435" w:rsidRPr="00FB0435" w:rsidRDefault="00FB0435" w:rsidP="00FB0435">
      <w:pPr>
        <w:pStyle w:val="SourceCode"/>
        <w:shd w:val="clear" w:color="auto" w:fill="auto"/>
        <w:wordWrap/>
        <w:spacing w:after="0"/>
        <w:jc w:val="center"/>
        <w:rPr>
          <w:ins w:id="106" w:author="Gabrielle Salamanca" w:date="2024-04-14T20:01:00Z" w16du:dateUtc="2024-04-15T03:01:00Z"/>
          <w:rStyle w:val="NormalTok"/>
          <w:rFonts w:asciiTheme="majorHAnsi" w:hAnsiTheme="majorHAnsi" w:cstheme="majorHAnsi"/>
          <w:b/>
          <w:bCs/>
          <w:color w:val="1F497D" w:themeColor="text2"/>
          <w:sz w:val="36"/>
          <w:szCs w:val="36"/>
          <w:u w:val="single"/>
          <w:rPrChange w:id="107" w:author="Gabrielle Salamanca" w:date="2024-04-14T20:02:00Z" w16du:dateUtc="2024-04-15T03:02:00Z">
            <w:rPr>
              <w:ins w:id="108" w:author="Gabrielle Salamanca" w:date="2024-04-14T20:01:00Z" w16du:dateUtc="2024-04-15T03:01:00Z"/>
              <w:rStyle w:val="NormalTok"/>
            </w:rPr>
          </w:rPrChange>
        </w:rPr>
        <w:pPrChange w:id="109" w:author="Gabrielle Salamanca" w:date="2024-04-14T20:02:00Z" w16du:dateUtc="2024-04-15T03:02:00Z">
          <w:pPr>
            <w:pStyle w:val="SourceCode"/>
            <w:wordWrap/>
            <w:spacing w:after="0"/>
          </w:pPr>
        </w:pPrChange>
      </w:pPr>
      <w:ins w:id="110" w:author="Gabrielle Salamanca" w:date="2024-04-14T20:01:00Z" w16du:dateUtc="2024-04-15T03:01:00Z">
        <w:r w:rsidRPr="00FB0435">
          <w:rPr>
            <w:rStyle w:val="NormalTok"/>
            <w:rFonts w:asciiTheme="majorHAnsi" w:hAnsiTheme="majorHAnsi" w:cstheme="majorHAnsi"/>
            <w:b/>
            <w:bCs/>
            <w:color w:val="1F497D" w:themeColor="text2"/>
            <w:sz w:val="36"/>
            <w:szCs w:val="36"/>
            <w:u w:val="single"/>
            <w:rPrChange w:id="111" w:author="Gabrielle Salamanca" w:date="2024-04-14T20:02:00Z" w16du:dateUtc="2024-04-15T03:02:00Z">
              <w:rPr>
                <w:rStyle w:val="NormalTok"/>
              </w:rPr>
            </w:rPrChange>
          </w:rPr>
          <w:lastRenderedPageBreak/>
          <w:t>Appendix</w:t>
        </w:r>
      </w:ins>
    </w:p>
    <w:p w14:paraId="6CE445E3" w14:textId="77777777" w:rsidR="00FB0435" w:rsidRDefault="00FB0435" w:rsidP="00FB0435">
      <w:pPr>
        <w:pStyle w:val="SourceCode"/>
        <w:shd w:val="clear" w:color="auto" w:fill="auto"/>
        <w:wordWrap/>
        <w:spacing w:after="0"/>
        <w:rPr>
          <w:ins w:id="112" w:author="Gabrielle Salamanca" w:date="2024-04-14T20:01:00Z" w16du:dateUtc="2024-04-15T03:01:00Z"/>
          <w:rStyle w:val="NormalTok"/>
        </w:rPr>
        <w:pPrChange w:id="113" w:author="Gabrielle Salamanca" w:date="2024-04-14T20:02:00Z" w16du:dateUtc="2024-04-15T03:02:00Z">
          <w:pPr>
            <w:pStyle w:val="SourceCode"/>
            <w:wordWrap/>
            <w:spacing w:after="0"/>
          </w:pPr>
        </w:pPrChange>
      </w:pPr>
    </w:p>
    <w:p w14:paraId="160AEAD9" w14:textId="0DAACF6D" w:rsidR="00155AA1" w:rsidRDefault="00000000" w:rsidP="00126BF3">
      <w:pPr>
        <w:pStyle w:val="SourceCode"/>
        <w:wordWrap/>
        <w:spacing w:after="0"/>
      </w:pPr>
      <w:proofErr w:type="spellStart"/>
      <w:r>
        <w:rPr>
          <w:rStyle w:val="NormalTok"/>
        </w:rPr>
        <w:t>knitr</w:t>
      </w:r>
      <w:proofErr w:type="spellEnd"/>
      <w:r>
        <w:rPr>
          <w:rStyle w:val="SpecialCharTok"/>
        </w:rPr>
        <w:t>::</w:t>
      </w:r>
      <w:proofErr w:type="spellStart"/>
      <w:r>
        <w:rPr>
          <w:rStyle w:val="NormalTok"/>
        </w:rPr>
        <w:t>opts_chunk</w:t>
      </w:r>
      <w:r>
        <w:rPr>
          <w:rStyle w:val="SpecialCharTok"/>
        </w:rPr>
        <w:t>$</w:t>
      </w:r>
      <w:r>
        <w:rPr>
          <w:rStyle w:val="FunctionTok"/>
        </w:rPr>
        <w:t>set</w:t>
      </w:r>
      <w:proofErr w:type="spellEnd"/>
      <w:r>
        <w:rPr>
          <w:rStyle w:val="NormalTok"/>
        </w:rPr>
        <w:t>(</w:t>
      </w:r>
      <w:r>
        <w:rPr>
          <w:rStyle w:val="AttributeTok"/>
        </w:rPr>
        <w:t>echo =</w:t>
      </w:r>
      <w:r>
        <w:rPr>
          <w:rStyle w:val="NormalTok"/>
        </w:rPr>
        <w:t xml:space="preserve"> </w:t>
      </w:r>
      <w:r>
        <w:rPr>
          <w:rStyle w:val="ConstantTok"/>
        </w:rPr>
        <w:t>FALSE</w:t>
      </w:r>
      <w:r>
        <w:rPr>
          <w:rStyle w:val="NormalTok"/>
        </w:rPr>
        <w:t>)</w:t>
      </w:r>
      <w:r>
        <w:br/>
      </w:r>
      <w:r>
        <w:rPr>
          <w:rStyle w:val="FunctionTok"/>
        </w:rPr>
        <w:t>library</w:t>
      </w:r>
      <w:r>
        <w:rPr>
          <w:rStyle w:val="NormalTok"/>
        </w:rPr>
        <w:t>(car)</w:t>
      </w:r>
      <w:r>
        <w:br/>
      </w:r>
      <w:r>
        <w:rPr>
          <w:rStyle w:val="FunctionTok"/>
        </w:rPr>
        <w:t>library</w:t>
      </w:r>
      <w:r>
        <w:rPr>
          <w:rStyle w:val="NormalTok"/>
        </w:rPr>
        <w:t>(DescTools)</w:t>
      </w:r>
      <w:r>
        <w:br/>
      </w:r>
      <w:r>
        <w:rPr>
          <w:rStyle w:val="FunctionTok"/>
        </w:rPr>
        <w:t>library</w:t>
      </w:r>
      <w:r>
        <w:rPr>
          <w:rStyle w:val="NormalTok"/>
        </w:rPr>
        <w:t>(ellipse)</w:t>
      </w:r>
      <w:r>
        <w:br/>
      </w:r>
      <w:r>
        <w:rPr>
          <w:rStyle w:val="FunctionTok"/>
        </w:rPr>
        <w:t>library</w:t>
      </w:r>
      <w:r>
        <w:rPr>
          <w:rStyle w:val="NormalTok"/>
        </w:rPr>
        <w:t>(GGally)</w:t>
      </w:r>
      <w:r>
        <w:br/>
      </w:r>
      <w:r>
        <w:rPr>
          <w:rStyle w:val="FunctionTok"/>
        </w:rPr>
        <w:t>library</w:t>
      </w:r>
      <w:r>
        <w:rPr>
          <w:rStyle w:val="NormalTok"/>
        </w:rPr>
        <w:t>(ggplot2)</w:t>
      </w:r>
      <w:r>
        <w:br/>
      </w:r>
      <w:r>
        <w:rPr>
          <w:rStyle w:val="FunctionTok"/>
        </w:rPr>
        <w:t>library</w:t>
      </w:r>
      <w:r>
        <w:rPr>
          <w:rStyle w:val="NormalTok"/>
        </w:rPr>
        <w:t>(graphics)</w:t>
      </w:r>
      <w:r>
        <w:br/>
      </w:r>
      <w:r>
        <w:rPr>
          <w:rStyle w:val="FunctionTok"/>
        </w:rPr>
        <w:t>library</w:t>
      </w:r>
      <w:r>
        <w:rPr>
          <w:rStyle w:val="NormalTok"/>
        </w:rPr>
        <w:t>(gridExtra)</w:t>
      </w:r>
      <w:r>
        <w:br/>
      </w:r>
      <w:r>
        <w:rPr>
          <w:rStyle w:val="FunctionTok"/>
        </w:rPr>
        <w:t>library</w:t>
      </w:r>
      <w:r>
        <w:rPr>
          <w:rStyle w:val="NormalTok"/>
        </w:rPr>
        <w:t>(investr)</w:t>
      </w:r>
      <w:r>
        <w:br/>
      </w:r>
      <w:r>
        <w:rPr>
          <w:rStyle w:val="FunctionTok"/>
        </w:rPr>
        <w:t>library</w:t>
      </w:r>
      <w:r>
        <w:rPr>
          <w:rStyle w:val="NormalTok"/>
        </w:rPr>
        <w:t>(matlib)</w:t>
      </w:r>
      <w:r>
        <w:br/>
      </w:r>
      <w:r>
        <w:rPr>
          <w:rStyle w:val="FunctionTok"/>
        </w:rPr>
        <w:t>library</w:t>
      </w:r>
      <w:r>
        <w:rPr>
          <w:rStyle w:val="NormalTok"/>
        </w:rPr>
        <w:t>(MVN)</w:t>
      </w:r>
      <w:r>
        <w:br/>
      </w:r>
      <w:r>
        <w:rPr>
          <w:rStyle w:val="FunctionTok"/>
        </w:rPr>
        <w:t>library</w:t>
      </w:r>
      <w:r>
        <w:rPr>
          <w:rStyle w:val="NormalTok"/>
        </w:rPr>
        <w:t>(robustbase)</w:t>
      </w:r>
      <w:r>
        <w:br/>
      </w:r>
      <w:r>
        <w:rPr>
          <w:rStyle w:val="FunctionTok"/>
        </w:rPr>
        <w:t>library</w:t>
      </w:r>
      <w:r>
        <w:rPr>
          <w:rStyle w:val="NormalTok"/>
        </w:rPr>
        <w:t>(SIBER)</w:t>
      </w:r>
      <w:r>
        <w:br/>
      </w:r>
      <w:r>
        <w:rPr>
          <w:rStyle w:val="NormalTok"/>
        </w:rPr>
        <w:t xml:space="preserve">xMat </w:t>
      </w:r>
      <w:r>
        <w:rPr>
          <w:rStyle w:val="OtherTok"/>
        </w:rPr>
        <w:t>&lt;-</w:t>
      </w:r>
      <w:r>
        <w:rPr>
          <w:rStyle w:val="NormalTok"/>
        </w:rPr>
        <w:t xml:space="preserve"> </w:t>
      </w:r>
      <w:r>
        <w:rPr>
          <w:rStyle w:val="FunctionTok"/>
        </w:rPr>
        <w:t>c</w:t>
      </w:r>
      <w:r>
        <w:rPr>
          <w:rStyle w:val="NormalTok"/>
        </w:rPr>
        <w:t>(</w:t>
      </w:r>
      <w:r>
        <w:rPr>
          <w:rStyle w:val="DecValTok"/>
        </w:rPr>
        <w:t>2</w:t>
      </w:r>
      <w:r>
        <w:rPr>
          <w:rStyle w:val="NormalTok"/>
        </w:rPr>
        <w:t>,</w:t>
      </w:r>
      <w:r>
        <w:rPr>
          <w:rStyle w:val="DecValTok"/>
        </w:rPr>
        <w:t>12</w:t>
      </w:r>
      <w:r>
        <w:rPr>
          <w:rStyle w:val="NormalTok"/>
        </w:rPr>
        <w:t>,</w:t>
      </w:r>
      <w:r>
        <w:rPr>
          <w:rStyle w:val="DecValTok"/>
        </w:rPr>
        <w:t>8</w:t>
      </w:r>
      <w:r>
        <w:rPr>
          <w:rStyle w:val="NormalTok"/>
        </w:rPr>
        <w:t>,</w:t>
      </w:r>
      <w:r>
        <w:rPr>
          <w:rStyle w:val="DecValTok"/>
        </w:rPr>
        <w:t>9</w:t>
      </w:r>
      <w:r>
        <w:rPr>
          <w:rStyle w:val="NormalTok"/>
        </w:rPr>
        <w:t>,</w:t>
      </w:r>
      <w:r>
        <w:rPr>
          <w:rStyle w:val="DecValTok"/>
        </w:rPr>
        <w:t>6</w:t>
      </w:r>
      <w:r>
        <w:rPr>
          <w:rStyle w:val="NormalTok"/>
        </w:rPr>
        <w:t>,</w:t>
      </w:r>
      <w:r>
        <w:rPr>
          <w:rStyle w:val="DecValTok"/>
        </w:rPr>
        <w:t>9</w:t>
      </w:r>
      <w:r>
        <w:rPr>
          <w:rStyle w:val="NormalTok"/>
        </w:rPr>
        <w:t>,</w:t>
      </w:r>
      <w:r>
        <w:rPr>
          <w:rStyle w:val="DecValTok"/>
        </w:rPr>
        <w:t>8</w:t>
      </w:r>
      <w:r>
        <w:rPr>
          <w:rStyle w:val="NormalTok"/>
        </w:rPr>
        <w:t>,</w:t>
      </w:r>
      <w:r>
        <w:rPr>
          <w:rStyle w:val="DecValTok"/>
        </w:rPr>
        <w:t>10</w:t>
      </w:r>
      <w:r>
        <w:rPr>
          <w:rStyle w:val="NormalTok"/>
        </w:rPr>
        <w:t>)</w:t>
      </w:r>
      <w:r>
        <w:br/>
      </w:r>
      <w:r>
        <w:rPr>
          <w:rStyle w:val="NormalTok"/>
        </w:rPr>
        <w:t xml:space="preserve">x </w:t>
      </w:r>
      <w:r>
        <w:rPr>
          <w:rStyle w:val="OtherTok"/>
        </w:rPr>
        <w:t>&lt;-</w:t>
      </w:r>
      <w:r>
        <w:rPr>
          <w:rStyle w:val="NormalTok"/>
        </w:rPr>
        <w:t xml:space="preserve"> </w:t>
      </w:r>
      <w:r>
        <w:rPr>
          <w:rStyle w:val="FunctionTok"/>
        </w:rPr>
        <w:t>matrix</w:t>
      </w:r>
      <w:r>
        <w:rPr>
          <w:rStyle w:val="NormalTok"/>
        </w:rPr>
        <w:t xml:space="preserve">(xMat, </w:t>
      </w:r>
      <w:r>
        <w:rPr>
          <w:rStyle w:val="AttributeTok"/>
        </w:rPr>
        <w:t>nrow =</w:t>
      </w:r>
      <w:r>
        <w:rPr>
          <w:rStyle w:val="NormalTok"/>
        </w:rPr>
        <w:t xml:space="preserve"> </w:t>
      </w:r>
      <w:r>
        <w:rPr>
          <w:rStyle w:val="DecValTok"/>
        </w:rPr>
        <w:t>4</w:t>
      </w:r>
      <w:r>
        <w:rPr>
          <w:rStyle w:val="NormalTok"/>
        </w:rPr>
        <w:t xml:space="preserve">, </w:t>
      </w:r>
      <w:r>
        <w:rPr>
          <w:rStyle w:val="AttributeTok"/>
        </w:rPr>
        <w:t>ncol =</w:t>
      </w:r>
      <w:r>
        <w:rPr>
          <w:rStyle w:val="NormalTok"/>
        </w:rPr>
        <w:t xml:space="preserve"> </w:t>
      </w:r>
      <w:r>
        <w:rPr>
          <w:rStyle w:val="DecValTok"/>
        </w:rPr>
        <w:t>2</w:t>
      </w:r>
      <w:r>
        <w:rPr>
          <w:rStyle w:val="NormalTok"/>
        </w:rPr>
        <w:t xml:space="preserve">, </w:t>
      </w:r>
      <w:r>
        <w:rPr>
          <w:rStyle w:val="AttributeTok"/>
        </w:rPr>
        <w:t>byrow =</w:t>
      </w:r>
      <w:r>
        <w:rPr>
          <w:rStyle w:val="NormalTok"/>
        </w:rPr>
        <w:t xml:space="preserve"> </w:t>
      </w:r>
      <w:r>
        <w:rPr>
          <w:rStyle w:val="ConstantTok"/>
        </w:rPr>
        <w:t>TRUE</w:t>
      </w:r>
      <w:r>
        <w:rPr>
          <w:rStyle w:val="NormalTok"/>
        </w:rPr>
        <w:t>)</w:t>
      </w:r>
      <w:r>
        <w:br/>
      </w:r>
      <w:r>
        <w:rPr>
          <w:rStyle w:val="NormalTok"/>
        </w:rPr>
        <w:t xml:space="preserve">muMat </w:t>
      </w:r>
      <w:r>
        <w:rPr>
          <w:rStyle w:val="OtherTok"/>
        </w:rPr>
        <w:t>&lt;-</w:t>
      </w:r>
      <w:r>
        <w:rPr>
          <w:rStyle w:val="NormalTok"/>
        </w:rPr>
        <w:t xml:space="preserve"> </w:t>
      </w:r>
      <w:r>
        <w:rPr>
          <w:rStyle w:val="FunctionTok"/>
        </w:rPr>
        <w:t>c</w:t>
      </w:r>
      <w:r>
        <w:rPr>
          <w:rStyle w:val="NormalTok"/>
        </w:rPr>
        <w:t>(</w:t>
      </w:r>
      <w:r>
        <w:rPr>
          <w:rStyle w:val="DecValTok"/>
        </w:rPr>
        <w:t>7</w:t>
      </w:r>
      <w:r>
        <w:rPr>
          <w:rStyle w:val="NormalTok"/>
        </w:rPr>
        <w:t>,</w:t>
      </w:r>
      <w:r>
        <w:rPr>
          <w:rStyle w:val="DecValTok"/>
        </w:rPr>
        <w:t>11</w:t>
      </w:r>
      <w:r>
        <w:rPr>
          <w:rStyle w:val="NormalTok"/>
        </w:rPr>
        <w:t>)</w:t>
      </w:r>
      <w:r>
        <w:br/>
      </w:r>
      <w:r>
        <w:rPr>
          <w:rStyle w:val="NormalTok"/>
        </w:rPr>
        <w:t xml:space="preserve">mu </w:t>
      </w:r>
      <w:r>
        <w:rPr>
          <w:rStyle w:val="OtherTok"/>
        </w:rPr>
        <w:t>&lt;-</w:t>
      </w:r>
      <w:r>
        <w:rPr>
          <w:rStyle w:val="NormalTok"/>
        </w:rPr>
        <w:t xml:space="preserve"> </w:t>
      </w:r>
      <w:r>
        <w:rPr>
          <w:rStyle w:val="FunctionTok"/>
        </w:rPr>
        <w:t>matrix</w:t>
      </w:r>
      <w:r>
        <w:rPr>
          <w:rStyle w:val="NormalTok"/>
        </w:rPr>
        <w:t xml:space="preserve">(muMat, </w:t>
      </w:r>
      <w:r>
        <w:rPr>
          <w:rStyle w:val="AttributeTok"/>
        </w:rPr>
        <w:t>nrow =</w:t>
      </w:r>
      <w:r>
        <w:rPr>
          <w:rStyle w:val="NormalTok"/>
        </w:rPr>
        <w:t xml:space="preserve"> </w:t>
      </w:r>
      <w:r>
        <w:rPr>
          <w:rStyle w:val="DecValTok"/>
        </w:rPr>
        <w:t>2</w:t>
      </w:r>
      <w:r>
        <w:rPr>
          <w:rStyle w:val="NormalTok"/>
        </w:rPr>
        <w:t xml:space="preserve">, </w:t>
      </w:r>
      <w:r>
        <w:rPr>
          <w:rStyle w:val="AttributeTok"/>
        </w:rPr>
        <w:t>ncol =</w:t>
      </w:r>
      <w:r>
        <w:rPr>
          <w:rStyle w:val="NormalTok"/>
        </w:rPr>
        <w:t xml:space="preserve"> </w:t>
      </w:r>
      <w:r>
        <w:rPr>
          <w:rStyle w:val="DecValTok"/>
        </w:rPr>
        <w:t>1</w:t>
      </w:r>
      <w:r>
        <w:rPr>
          <w:rStyle w:val="NormalTok"/>
        </w:rPr>
        <w:t xml:space="preserve">, </w:t>
      </w:r>
      <w:r>
        <w:rPr>
          <w:rStyle w:val="AttributeTok"/>
        </w:rPr>
        <w:t>byrow =</w:t>
      </w:r>
      <w:r>
        <w:rPr>
          <w:rStyle w:val="NormalTok"/>
        </w:rPr>
        <w:t xml:space="preserve"> </w:t>
      </w:r>
      <w:r>
        <w:rPr>
          <w:rStyle w:val="ConstantTok"/>
        </w:rPr>
        <w:t>TRUE</w:t>
      </w:r>
      <w:r>
        <w:rPr>
          <w:rStyle w:val="NormalTok"/>
        </w:rPr>
        <w:t>)</w:t>
      </w:r>
      <w:r>
        <w:br/>
      </w:r>
      <w:r>
        <w:rPr>
          <w:rStyle w:val="FunctionTok"/>
        </w:rPr>
        <w:t>dim</w:t>
      </w:r>
      <w:r>
        <w:rPr>
          <w:rStyle w:val="NormalTok"/>
        </w:rPr>
        <w:t>(x)</w:t>
      </w:r>
      <w:r>
        <w:br/>
      </w:r>
      <w:r>
        <w:rPr>
          <w:rStyle w:val="NormalTok"/>
        </w:rPr>
        <w:t xml:space="preserve">n </w:t>
      </w:r>
      <w:r>
        <w:rPr>
          <w:rStyle w:val="OtherTok"/>
        </w:rPr>
        <w:t>&lt;-</w:t>
      </w:r>
      <w:r>
        <w:rPr>
          <w:rStyle w:val="NormalTok"/>
        </w:rPr>
        <w:t xml:space="preserve"> </w:t>
      </w:r>
      <w:r>
        <w:rPr>
          <w:rStyle w:val="FunctionTok"/>
        </w:rPr>
        <w:t>dim</w:t>
      </w:r>
      <w:r>
        <w:rPr>
          <w:rStyle w:val="NormalTok"/>
        </w:rPr>
        <w:t>(x)[</w:t>
      </w:r>
      <w:r>
        <w:rPr>
          <w:rStyle w:val="DecValTok"/>
        </w:rPr>
        <w:t>1</w:t>
      </w:r>
      <w:r>
        <w:rPr>
          <w:rStyle w:val="NormalTok"/>
        </w:rPr>
        <w:t>]</w:t>
      </w:r>
      <w:r>
        <w:br/>
      </w:r>
      <w:r>
        <w:rPr>
          <w:rStyle w:val="NormalTok"/>
        </w:rPr>
        <w:t xml:space="preserve">one </w:t>
      </w:r>
      <w:r>
        <w:rPr>
          <w:rStyle w:val="OtherTok"/>
        </w:rPr>
        <w:t>&lt;-</w:t>
      </w:r>
      <w:r>
        <w:rPr>
          <w:rStyle w:val="NormalTok"/>
        </w:rPr>
        <w:t xml:space="preserve"> </w:t>
      </w:r>
      <w:r>
        <w:rPr>
          <w:rStyle w:val="FunctionTok"/>
        </w:rPr>
        <w:t>as.matrix</w:t>
      </w:r>
      <w:r>
        <w:rPr>
          <w:rStyle w:val="NormalTok"/>
        </w:rPr>
        <w:t>(</w:t>
      </w:r>
      <w:r>
        <w:rPr>
          <w:rStyle w:val="FunctionTok"/>
        </w:rPr>
        <w:t>rep</w:t>
      </w:r>
      <w:r>
        <w:rPr>
          <w:rStyle w:val="NormalTok"/>
        </w:rPr>
        <w:t>(</w:t>
      </w:r>
      <w:r>
        <w:rPr>
          <w:rStyle w:val="DecValTok"/>
        </w:rPr>
        <w:t>1</w:t>
      </w:r>
      <w:r>
        <w:rPr>
          <w:rStyle w:val="NormalTok"/>
        </w:rPr>
        <w:t xml:space="preserve">, </w:t>
      </w:r>
      <w:r>
        <w:rPr>
          <w:rStyle w:val="FunctionTok"/>
        </w:rPr>
        <w:t>dim</w:t>
      </w:r>
      <w:r>
        <w:rPr>
          <w:rStyle w:val="NormalTok"/>
        </w:rPr>
        <w:t>(x)[</w:t>
      </w:r>
      <w:r>
        <w:rPr>
          <w:rStyle w:val="DecValTok"/>
        </w:rPr>
        <w:t>1</w:t>
      </w:r>
      <w:r>
        <w:rPr>
          <w:rStyle w:val="NormalTok"/>
        </w:rPr>
        <w:t>]))</w:t>
      </w:r>
      <w:r>
        <w:br/>
      </w:r>
      <w:r>
        <w:rPr>
          <w:rStyle w:val="NormalTok"/>
        </w:rPr>
        <w:t xml:space="preserve">xbar </w:t>
      </w:r>
      <w:r>
        <w:rPr>
          <w:rStyle w:val="OtherTok"/>
        </w:rPr>
        <w:t>&lt;-</w:t>
      </w:r>
      <w:r>
        <w:rPr>
          <w:rStyle w:val="NormalTok"/>
        </w:rPr>
        <w:t xml:space="preserve"> </w:t>
      </w:r>
      <w:r>
        <w:rPr>
          <w:rStyle w:val="DecValTok"/>
        </w:rPr>
        <w:t>1</w:t>
      </w:r>
      <w:r>
        <w:rPr>
          <w:rStyle w:val="SpecialCharTok"/>
        </w:rPr>
        <w:t>/</w:t>
      </w:r>
      <w:r>
        <w:rPr>
          <w:rStyle w:val="NormalTok"/>
        </w:rPr>
        <w:t>n</w:t>
      </w:r>
      <w:r>
        <w:rPr>
          <w:rStyle w:val="SpecialCharTok"/>
        </w:rPr>
        <w:t>*</w:t>
      </w:r>
      <w:r>
        <w:rPr>
          <w:rStyle w:val="FunctionTok"/>
        </w:rPr>
        <w:t>t</w:t>
      </w:r>
      <w:r>
        <w:rPr>
          <w:rStyle w:val="NormalTok"/>
        </w:rPr>
        <w:t>(x)</w:t>
      </w:r>
      <w:r>
        <w:rPr>
          <w:rStyle w:val="SpecialCharTok"/>
        </w:rPr>
        <w:t>%*%</w:t>
      </w:r>
      <w:r>
        <w:rPr>
          <w:rStyle w:val="NormalTok"/>
        </w:rPr>
        <w:t>one</w:t>
      </w:r>
      <w:r>
        <w:br/>
      </w:r>
      <w:r>
        <w:rPr>
          <w:rStyle w:val="NormalTok"/>
        </w:rPr>
        <w:t>xbar</w:t>
      </w:r>
      <w:r>
        <w:br/>
      </w:r>
      <w:r>
        <w:rPr>
          <w:rStyle w:val="NormalTok"/>
        </w:rPr>
        <w:t xml:space="preserve">sum1 </w:t>
      </w:r>
      <w:r>
        <w:rPr>
          <w:rStyle w:val="OtherTok"/>
        </w:rPr>
        <w:t>&lt;-</w:t>
      </w:r>
      <w:r>
        <w:rPr>
          <w:rStyle w:val="NormalTok"/>
        </w:rPr>
        <w:t xml:space="preserve"> </w:t>
      </w:r>
      <w:r>
        <w:rPr>
          <w:rStyle w:val="DecValTok"/>
        </w:rPr>
        <w:t>0</w:t>
      </w:r>
      <w:r>
        <w:br/>
      </w:r>
      <w:r>
        <w:rPr>
          <w:rStyle w:val="CommentTok"/>
        </w:rPr>
        <w:t># mu for loop</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nrow</w:t>
      </w:r>
      <w:r>
        <w:rPr>
          <w:rStyle w:val="NormalTok"/>
        </w:rPr>
        <w:t>(x)) {</w:t>
      </w:r>
      <w:r>
        <w:br/>
      </w:r>
      <w:r>
        <w:rPr>
          <w:rStyle w:val="NormalTok"/>
        </w:rPr>
        <w:t xml:space="preserve">  subtract </w:t>
      </w:r>
      <w:r>
        <w:rPr>
          <w:rStyle w:val="OtherTok"/>
        </w:rPr>
        <w:t>&lt;-</w:t>
      </w:r>
      <w:r>
        <w:rPr>
          <w:rStyle w:val="NormalTok"/>
        </w:rPr>
        <w:t xml:space="preserve"> x[i,] </w:t>
      </w:r>
      <w:r>
        <w:rPr>
          <w:rStyle w:val="SpecialCharTok"/>
        </w:rPr>
        <w:t>-</w:t>
      </w:r>
      <w:r>
        <w:rPr>
          <w:rStyle w:val="NormalTok"/>
        </w:rPr>
        <w:t xml:space="preserve"> mu</w:t>
      </w:r>
      <w:r>
        <w:br/>
      </w:r>
      <w:r>
        <w:rPr>
          <w:rStyle w:val="NormalTok"/>
        </w:rPr>
        <w:t xml:space="preserve">  multi </w:t>
      </w:r>
      <w:r>
        <w:rPr>
          <w:rStyle w:val="OtherTok"/>
        </w:rPr>
        <w:t>&lt;-</w:t>
      </w:r>
      <w:r>
        <w:rPr>
          <w:rStyle w:val="NormalTok"/>
        </w:rPr>
        <w:t xml:space="preserve"> subtract </w:t>
      </w:r>
      <w:r>
        <w:rPr>
          <w:rStyle w:val="SpecialCharTok"/>
        </w:rPr>
        <w:t>%*%</w:t>
      </w:r>
      <w:r>
        <w:rPr>
          <w:rStyle w:val="NormalTok"/>
        </w:rPr>
        <w:t xml:space="preserve"> </w:t>
      </w:r>
      <w:r>
        <w:rPr>
          <w:rStyle w:val="FunctionTok"/>
        </w:rPr>
        <w:t>t</w:t>
      </w:r>
      <w:r>
        <w:rPr>
          <w:rStyle w:val="NormalTok"/>
        </w:rPr>
        <w:t>(subtract)</w:t>
      </w:r>
      <w:r>
        <w:br/>
      </w:r>
      <w:r>
        <w:rPr>
          <w:rStyle w:val="NormalTok"/>
        </w:rPr>
        <w:t xml:space="preserve">  sum1 </w:t>
      </w:r>
      <w:r>
        <w:rPr>
          <w:rStyle w:val="OtherTok"/>
        </w:rPr>
        <w:t>&lt;-</w:t>
      </w:r>
      <w:r>
        <w:rPr>
          <w:rStyle w:val="NormalTok"/>
        </w:rPr>
        <w:t xml:space="preserve"> sum1 </w:t>
      </w:r>
      <w:r>
        <w:rPr>
          <w:rStyle w:val="SpecialCharTok"/>
        </w:rPr>
        <w:t>+</w:t>
      </w:r>
      <w:r>
        <w:rPr>
          <w:rStyle w:val="NormalTok"/>
        </w:rPr>
        <w:t xml:space="preserve"> multi</w:t>
      </w:r>
      <w:r>
        <w:br/>
      </w:r>
      <w:r>
        <w:rPr>
          <w:rStyle w:val="NormalTok"/>
        </w:rPr>
        <w:t>}</w:t>
      </w:r>
      <w:r>
        <w:br/>
      </w:r>
      <w:r>
        <w:rPr>
          <w:rStyle w:val="FunctionTok"/>
        </w:rPr>
        <w:t>print</w:t>
      </w:r>
      <w:r>
        <w:rPr>
          <w:rStyle w:val="NormalTok"/>
        </w:rPr>
        <w:t>(sum1)</w:t>
      </w:r>
      <w:r>
        <w:br/>
      </w:r>
      <w:r>
        <w:rPr>
          <w:rStyle w:val="NormalTok"/>
        </w:rPr>
        <w:t xml:space="preserve">mutrix </w:t>
      </w:r>
      <w:r>
        <w:rPr>
          <w:rStyle w:val="OtherTok"/>
        </w:rPr>
        <w:t>&lt;-</w:t>
      </w:r>
      <w:r>
        <w:rPr>
          <w:rStyle w:val="NormalTok"/>
        </w:rPr>
        <w:t xml:space="preserve"> (</w:t>
      </w:r>
      <w:r>
        <w:rPr>
          <w:rStyle w:val="DecValTok"/>
        </w:rPr>
        <w:t>28</w:t>
      </w:r>
      <w:r>
        <w:rPr>
          <w:rStyle w:val="SpecialCharTok"/>
        </w:rPr>
        <w:t>*</w:t>
      </w:r>
      <w:r>
        <w:rPr>
          <w:rStyle w:val="DecValTok"/>
        </w:rPr>
        <w:t>10</w:t>
      </w:r>
      <w:r>
        <w:rPr>
          <w:rStyle w:val="NormalTok"/>
        </w:rPr>
        <w:t xml:space="preserve">) </w:t>
      </w:r>
      <w:r>
        <w:rPr>
          <w:rStyle w:val="SpecialCharTok"/>
        </w:rPr>
        <w:t>-</w:t>
      </w:r>
      <w:r>
        <w:rPr>
          <w:rStyle w:val="NormalTok"/>
        </w:rPr>
        <w:t xml:space="preserve"> (</w:t>
      </w:r>
      <w:r>
        <w:rPr>
          <w:rStyle w:val="SpecialCharTok"/>
        </w:rPr>
        <w:t>-</w:t>
      </w:r>
      <w:r>
        <w:rPr>
          <w:rStyle w:val="DecValTok"/>
        </w:rPr>
        <w:t>6</w:t>
      </w:r>
      <w:r>
        <w:rPr>
          <w:rStyle w:val="NormalTok"/>
        </w:rPr>
        <w:t>)</w:t>
      </w:r>
      <w:r>
        <w:rPr>
          <w:rStyle w:val="SpecialCharTok"/>
        </w:rPr>
        <w:t>*</w:t>
      </w:r>
      <w:r>
        <w:rPr>
          <w:rStyle w:val="NormalTok"/>
        </w:rPr>
        <w:t>(</w:t>
      </w:r>
      <w:r>
        <w:rPr>
          <w:rStyle w:val="SpecialCharTok"/>
        </w:rPr>
        <w:t>-</w:t>
      </w:r>
      <w:r>
        <w:rPr>
          <w:rStyle w:val="DecValTok"/>
        </w:rPr>
        <w:t>6</w:t>
      </w:r>
      <w:r>
        <w:rPr>
          <w:rStyle w:val="NormalTok"/>
        </w:rPr>
        <w:t>)</w:t>
      </w:r>
      <w:r>
        <w:br/>
      </w:r>
      <w:r>
        <w:rPr>
          <w:rStyle w:val="NormalTok"/>
        </w:rPr>
        <w:t xml:space="preserve">num </w:t>
      </w:r>
      <w:r>
        <w:rPr>
          <w:rStyle w:val="OtherTok"/>
        </w:rPr>
        <w:t>&lt;-</w:t>
      </w:r>
      <w:r>
        <w:rPr>
          <w:rStyle w:val="NormalTok"/>
        </w:rPr>
        <w:t xml:space="preserve"> (n</w:t>
      </w:r>
      <w:r>
        <w:rPr>
          <w:rStyle w:val="DecValTok"/>
        </w:rPr>
        <w:t>-1</w:t>
      </w:r>
      <w:r>
        <w:rPr>
          <w:rStyle w:val="NormalTok"/>
        </w:rPr>
        <w:t>)</w:t>
      </w:r>
      <w:r>
        <w:rPr>
          <w:rStyle w:val="SpecialCharTok"/>
        </w:rPr>
        <w:t>*</w:t>
      </w:r>
      <w:r>
        <w:rPr>
          <w:rStyle w:val="NormalTok"/>
        </w:rPr>
        <w:t>mutrix</w:t>
      </w:r>
      <w:r>
        <w:br/>
      </w:r>
      <w:r>
        <w:rPr>
          <w:rStyle w:val="NormalTok"/>
        </w:rPr>
        <w:t>num</w:t>
      </w:r>
      <w:r>
        <w:br/>
      </w:r>
      <w:r>
        <w:rPr>
          <w:rStyle w:val="NormalTok"/>
        </w:rPr>
        <w:t xml:space="preserve">sum2 </w:t>
      </w:r>
      <w:r>
        <w:rPr>
          <w:rStyle w:val="OtherTok"/>
        </w:rPr>
        <w:t>&lt;-</w:t>
      </w:r>
      <w:r>
        <w:rPr>
          <w:rStyle w:val="NormalTok"/>
        </w:rPr>
        <w:t xml:space="preserve"> </w:t>
      </w:r>
      <w:r>
        <w:rPr>
          <w:rStyle w:val="DecValTok"/>
        </w:rPr>
        <w:t>0</w:t>
      </w:r>
      <w:r>
        <w:br/>
      </w:r>
      <w:r>
        <w:rPr>
          <w:rStyle w:val="CommentTok"/>
        </w:rPr>
        <w:t># xbar for loop</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nrow</w:t>
      </w:r>
      <w:r>
        <w:rPr>
          <w:rStyle w:val="NormalTok"/>
        </w:rPr>
        <w:t>(x)) {</w:t>
      </w:r>
      <w:r>
        <w:br/>
      </w:r>
      <w:r>
        <w:rPr>
          <w:rStyle w:val="NormalTok"/>
        </w:rPr>
        <w:t xml:space="preserve">  subtract </w:t>
      </w:r>
      <w:r>
        <w:rPr>
          <w:rStyle w:val="OtherTok"/>
        </w:rPr>
        <w:t>&lt;-</w:t>
      </w:r>
      <w:r>
        <w:rPr>
          <w:rStyle w:val="NormalTok"/>
        </w:rPr>
        <w:t xml:space="preserve"> x[i,] </w:t>
      </w:r>
      <w:r>
        <w:rPr>
          <w:rStyle w:val="SpecialCharTok"/>
        </w:rPr>
        <w:t>-</w:t>
      </w:r>
      <w:r>
        <w:rPr>
          <w:rStyle w:val="NormalTok"/>
        </w:rPr>
        <w:t xml:space="preserve"> xbar</w:t>
      </w:r>
      <w:r>
        <w:br/>
      </w:r>
      <w:r>
        <w:rPr>
          <w:rStyle w:val="NormalTok"/>
        </w:rPr>
        <w:t xml:space="preserve">  multi </w:t>
      </w:r>
      <w:r>
        <w:rPr>
          <w:rStyle w:val="OtherTok"/>
        </w:rPr>
        <w:t>&lt;-</w:t>
      </w:r>
      <w:r>
        <w:rPr>
          <w:rStyle w:val="NormalTok"/>
        </w:rPr>
        <w:t xml:space="preserve"> subtract </w:t>
      </w:r>
      <w:r>
        <w:rPr>
          <w:rStyle w:val="SpecialCharTok"/>
        </w:rPr>
        <w:t>%*%</w:t>
      </w:r>
      <w:r>
        <w:rPr>
          <w:rStyle w:val="NormalTok"/>
        </w:rPr>
        <w:t xml:space="preserve"> </w:t>
      </w:r>
      <w:r>
        <w:rPr>
          <w:rStyle w:val="FunctionTok"/>
        </w:rPr>
        <w:t>t</w:t>
      </w:r>
      <w:r>
        <w:rPr>
          <w:rStyle w:val="NormalTok"/>
        </w:rPr>
        <w:t>(subtract)</w:t>
      </w:r>
      <w:r>
        <w:br/>
      </w:r>
      <w:r>
        <w:rPr>
          <w:rStyle w:val="NormalTok"/>
        </w:rPr>
        <w:t xml:space="preserve">  sum2 </w:t>
      </w:r>
      <w:r>
        <w:rPr>
          <w:rStyle w:val="OtherTok"/>
        </w:rPr>
        <w:t>&lt;-</w:t>
      </w:r>
      <w:r>
        <w:rPr>
          <w:rStyle w:val="NormalTok"/>
        </w:rPr>
        <w:t xml:space="preserve"> sum2 </w:t>
      </w:r>
      <w:r>
        <w:rPr>
          <w:rStyle w:val="SpecialCharTok"/>
        </w:rPr>
        <w:t>+</w:t>
      </w:r>
      <w:r>
        <w:rPr>
          <w:rStyle w:val="NormalTok"/>
        </w:rPr>
        <w:t xml:space="preserve"> multi</w:t>
      </w:r>
      <w:r>
        <w:br/>
      </w:r>
      <w:r>
        <w:rPr>
          <w:rStyle w:val="NormalTok"/>
        </w:rPr>
        <w:t>}</w:t>
      </w:r>
      <w:r>
        <w:br/>
      </w:r>
      <w:r>
        <w:rPr>
          <w:rStyle w:val="NormalTok"/>
        </w:rPr>
        <w:t xml:space="preserve">denom </w:t>
      </w:r>
      <w:r>
        <w:rPr>
          <w:rStyle w:val="OtherTok"/>
        </w:rPr>
        <w:t>&lt;-</w:t>
      </w:r>
      <w:r>
        <w:rPr>
          <w:rStyle w:val="NormalTok"/>
        </w:rPr>
        <w:t xml:space="preserve"> (</w:t>
      </w:r>
      <w:r>
        <w:rPr>
          <w:rStyle w:val="DecValTok"/>
        </w:rPr>
        <w:t>24</w:t>
      </w:r>
      <w:r>
        <w:rPr>
          <w:rStyle w:val="SpecialCharTok"/>
        </w:rPr>
        <w:t>*</w:t>
      </w:r>
      <w:r>
        <w:rPr>
          <w:rStyle w:val="DecValTok"/>
        </w:rPr>
        <w:t>6</w:t>
      </w:r>
      <w:r>
        <w:rPr>
          <w:rStyle w:val="NormalTok"/>
        </w:rPr>
        <w:t xml:space="preserve">) </w:t>
      </w:r>
      <w:r>
        <w:rPr>
          <w:rStyle w:val="SpecialCharTok"/>
        </w:rPr>
        <w:t>-</w:t>
      </w:r>
      <w:r>
        <w:rPr>
          <w:rStyle w:val="NormalTok"/>
        </w:rPr>
        <w:t xml:space="preserve"> (</w:t>
      </w:r>
      <w:r>
        <w:rPr>
          <w:rStyle w:val="SpecialCharTok"/>
        </w:rPr>
        <w:t>-</w:t>
      </w:r>
      <w:r>
        <w:rPr>
          <w:rStyle w:val="DecValTok"/>
        </w:rPr>
        <w:t>10</w:t>
      </w:r>
      <w:r>
        <w:rPr>
          <w:rStyle w:val="NormalTok"/>
        </w:rPr>
        <w:t>)</w:t>
      </w:r>
      <w:r>
        <w:rPr>
          <w:rStyle w:val="SpecialCharTok"/>
        </w:rPr>
        <w:t>*</w:t>
      </w:r>
      <w:r>
        <w:rPr>
          <w:rStyle w:val="NormalTok"/>
        </w:rPr>
        <w:t>(</w:t>
      </w:r>
      <w:r>
        <w:rPr>
          <w:rStyle w:val="SpecialCharTok"/>
        </w:rPr>
        <w:t>-</w:t>
      </w:r>
      <w:r>
        <w:rPr>
          <w:rStyle w:val="DecValTok"/>
        </w:rPr>
        <w:t>10</w:t>
      </w:r>
      <w:r>
        <w:rPr>
          <w:rStyle w:val="NormalTok"/>
        </w:rPr>
        <w:t>)</w:t>
      </w:r>
      <w:r>
        <w:br/>
      </w:r>
      <w:r>
        <w:rPr>
          <w:rStyle w:val="FunctionTok"/>
        </w:rPr>
        <w:t>print</w:t>
      </w:r>
      <w:r>
        <w:rPr>
          <w:rStyle w:val="NormalTok"/>
        </w:rPr>
        <w:t>(denom)</w:t>
      </w:r>
      <w:r>
        <w:br/>
      </w:r>
      <w:r>
        <w:rPr>
          <w:rStyle w:val="NormalTok"/>
        </w:rPr>
        <w:t xml:space="preserve">t2 </w:t>
      </w:r>
      <w:r>
        <w:rPr>
          <w:rStyle w:val="OtherTok"/>
        </w:rPr>
        <w:t>&lt;-</w:t>
      </w:r>
      <w:r>
        <w:rPr>
          <w:rStyle w:val="NormalTok"/>
        </w:rPr>
        <w:t xml:space="preserve"> (num</w:t>
      </w:r>
      <w:r>
        <w:rPr>
          <w:rStyle w:val="SpecialCharTok"/>
        </w:rPr>
        <w:t>/</w:t>
      </w:r>
      <w:r>
        <w:rPr>
          <w:rStyle w:val="NormalTok"/>
        </w:rPr>
        <w:t xml:space="preserve">denom) </w:t>
      </w:r>
      <w:r>
        <w:rPr>
          <w:rStyle w:val="SpecialCharTok"/>
        </w:rPr>
        <w:t>-</w:t>
      </w:r>
      <w:r>
        <w:rPr>
          <w:rStyle w:val="NormalTok"/>
        </w:rPr>
        <w:t xml:space="preserve"> (n</w:t>
      </w:r>
      <w:r>
        <w:rPr>
          <w:rStyle w:val="DecValTok"/>
        </w:rPr>
        <w:t>-1</w:t>
      </w:r>
      <w:r>
        <w:rPr>
          <w:rStyle w:val="NormalTok"/>
        </w:rPr>
        <w:t>)</w:t>
      </w:r>
      <w:r>
        <w:br/>
      </w:r>
      <w:r>
        <w:rPr>
          <w:rStyle w:val="FunctionTok"/>
        </w:rPr>
        <w:t>cat</w:t>
      </w:r>
      <w:r>
        <w:rPr>
          <w:rStyle w:val="NormalTok"/>
        </w:rPr>
        <w:t>(</w:t>
      </w:r>
      <w:r>
        <w:rPr>
          <w:rStyle w:val="StringTok"/>
        </w:rPr>
        <w:t>"The T-squared value is"</w:t>
      </w:r>
      <w:r>
        <w:rPr>
          <w:rStyle w:val="NormalTok"/>
        </w:rPr>
        <w:t>, t2)</w:t>
      </w:r>
      <w:r>
        <w:br/>
      </w:r>
      <w:r>
        <w:rPr>
          <w:rStyle w:val="NormalTok"/>
        </w:rPr>
        <w:t xml:space="preserve">lambda </w:t>
      </w:r>
      <w:r>
        <w:rPr>
          <w:rStyle w:val="OtherTok"/>
        </w:rPr>
        <w:t>&lt;-</w:t>
      </w:r>
      <w:r>
        <w:rPr>
          <w:rStyle w:val="NormalTok"/>
        </w:rPr>
        <w:t xml:space="preserve"> (denom</w:t>
      </w:r>
      <w:r>
        <w:rPr>
          <w:rStyle w:val="SpecialCharTok"/>
        </w:rPr>
        <w:t>/</w:t>
      </w:r>
      <w:r>
        <w:rPr>
          <w:rStyle w:val="NormalTok"/>
        </w:rPr>
        <w:t>(num</w:t>
      </w:r>
      <w:r>
        <w:rPr>
          <w:rStyle w:val="SpecialCharTok"/>
        </w:rPr>
        <w:t>/</w:t>
      </w:r>
      <w:r>
        <w:rPr>
          <w:rStyle w:val="DecValTok"/>
        </w:rPr>
        <w:t>3</w:t>
      </w:r>
      <w:r>
        <w:rPr>
          <w:rStyle w:val="NormalTok"/>
        </w:rPr>
        <w:t>))</w:t>
      </w:r>
      <w:r>
        <w:rPr>
          <w:rStyle w:val="SpecialCharTok"/>
        </w:rPr>
        <w:t>^</w:t>
      </w:r>
      <w:r>
        <w:rPr>
          <w:rStyle w:val="NormalTok"/>
        </w:rPr>
        <w:t>(n</w:t>
      </w:r>
      <w:r>
        <w:rPr>
          <w:rStyle w:val="SpecialCharTok"/>
        </w:rPr>
        <w:t>/</w:t>
      </w:r>
      <w:r>
        <w:rPr>
          <w:rStyle w:val="DecValTok"/>
        </w:rPr>
        <w:t>2</w:t>
      </w:r>
      <w:r>
        <w:rPr>
          <w:rStyle w:val="NormalTok"/>
        </w:rPr>
        <w:t>)</w:t>
      </w:r>
      <w:r>
        <w:br/>
      </w:r>
      <w:r>
        <w:rPr>
          <w:rStyle w:val="FunctionTok"/>
        </w:rPr>
        <w:t>cat</w:t>
      </w:r>
      <w:r>
        <w:rPr>
          <w:rStyle w:val="NormalTok"/>
        </w:rPr>
        <w:t>(</w:t>
      </w:r>
      <w:r>
        <w:rPr>
          <w:rStyle w:val="StringTok"/>
        </w:rPr>
        <w:t>"The value of the Lambda is"</w:t>
      </w:r>
      <w:r>
        <w:rPr>
          <w:rStyle w:val="NormalTok"/>
        </w:rPr>
        <w:t>, lambda)</w:t>
      </w:r>
      <w:r>
        <w:br/>
      </w:r>
      <w:r>
        <w:rPr>
          <w:rStyle w:val="NormalTok"/>
        </w:rPr>
        <w:t>lambda</w:t>
      </w:r>
      <w:r>
        <w:rPr>
          <w:rStyle w:val="SpecialCharTok"/>
        </w:rPr>
        <w:t>^</w:t>
      </w:r>
      <w:r>
        <w:rPr>
          <w:rStyle w:val="NormalTok"/>
        </w:rPr>
        <w:t>(</w:t>
      </w:r>
      <w:r>
        <w:rPr>
          <w:rStyle w:val="DecValTok"/>
        </w:rPr>
        <w:t>2</w:t>
      </w:r>
      <w:r>
        <w:rPr>
          <w:rStyle w:val="SpecialCharTok"/>
        </w:rPr>
        <w:t>/</w:t>
      </w:r>
      <w:r>
        <w:rPr>
          <w:rStyle w:val="NormalTok"/>
        </w:rPr>
        <w:t>n)</w:t>
      </w:r>
      <w:r>
        <w:br/>
      </w:r>
      <w:r>
        <w:rPr>
          <w:rStyle w:val="NormalTok"/>
        </w:rPr>
        <w:lastRenderedPageBreak/>
        <w:t xml:space="preserve">bear </w:t>
      </w:r>
      <w:r>
        <w:rPr>
          <w:rStyle w:val="OtherTok"/>
        </w:rPr>
        <w:t>&lt;-</w:t>
      </w:r>
      <w:r>
        <w:rPr>
          <w:rStyle w:val="NormalTok"/>
        </w:rPr>
        <w:t xml:space="preserve"> </w:t>
      </w:r>
      <w:r>
        <w:rPr>
          <w:rStyle w:val="FunctionTok"/>
        </w:rPr>
        <w:t>read.table</w:t>
      </w:r>
      <w:r>
        <w:rPr>
          <w:rStyle w:val="NormalTok"/>
        </w:rPr>
        <w:t>(</w:t>
      </w:r>
      <w:r>
        <w:rPr>
          <w:rStyle w:val="StringTok"/>
        </w:rPr>
        <w:t>"D:/Coding/R Storage/T1-4.dat"</w:t>
      </w:r>
      <w:r>
        <w:rPr>
          <w:rStyle w:val="NormalTok"/>
        </w:rPr>
        <w:t xml:space="preserve">, </w:t>
      </w:r>
      <w:r>
        <w:rPr>
          <w:rStyle w:val="AttributeTok"/>
        </w:rPr>
        <w:t>header =</w:t>
      </w:r>
      <w:r>
        <w:rPr>
          <w:rStyle w:val="NormalTok"/>
        </w:rPr>
        <w:t xml:space="preserve"> </w:t>
      </w:r>
      <w:r>
        <w:rPr>
          <w:rStyle w:val="ConstantTok"/>
        </w:rPr>
        <w:t>FALSE</w:t>
      </w:r>
      <w:r>
        <w:rPr>
          <w:rStyle w:val="NormalTok"/>
        </w:rPr>
        <w:t xml:space="preserve">, </w:t>
      </w:r>
      <w:r>
        <w:rPr>
          <w:rStyle w:val="AttributeTok"/>
        </w:rPr>
        <w:t>sep =</w:t>
      </w:r>
      <w:r>
        <w:rPr>
          <w:rStyle w:val="NormalTok"/>
        </w:rPr>
        <w:t xml:space="preserve"> </w:t>
      </w:r>
      <w:r>
        <w:rPr>
          <w:rStyle w:val="StringTok"/>
        </w:rPr>
        <w:t>" "</w:t>
      </w:r>
      <w:r>
        <w:rPr>
          <w:rStyle w:val="NormalTok"/>
        </w:rPr>
        <w:t>)</w:t>
      </w:r>
      <w:r>
        <w:br/>
      </w:r>
      <w:r>
        <w:rPr>
          <w:rStyle w:val="CommentTok"/>
        </w:rPr>
        <w:t># new data</w:t>
      </w:r>
      <w:r>
        <w:br/>
      </w:r>
      <w:r>
        <w:rPr>
          <w:rStyle w:val="NormalTok"/>
        </w:rPr>
        <w:t xml:space="preserve">length </w:t>
      </w:r>
      <w:r>
        <w:rPr>
          <w:rStyle w:val="OtherTok"/>
        </w:rPr>
        <w:t>&lt;-</w:t>
      </w:r>
      <w:r>
        <w:rPr>
          <w:rStyle w:val="NormalTok"/>
        </w:rPr>
        <w:t xml:space="preserve"> bear[,</w:t>
      </w:r>
      <w:r>
        <w:rPr>
          <w:rStyle w:val="DecValTok"/>
        </w:rPr>
        <w:t>5</w:t>
      </w:r>
      <w:r>
        <w:rPr>
          <w:rStyle w:val="SpecialCharTok"/>
        </w:rPr>
        <w:t>:</w:t>
      </w:r>
      <w:r>
        <w:rPr>
          <w:rStyle w:val="DecValTok"/>
        </w:rPr>
        <w:t>8</w:t>
      </w:r>
      <w:r>
        <w:rPr>
          <w:rStyle w:val="NormalTok"/>
        </w:rPr>
        <w:t>]</w:t>
      </w:r>
      <w:r>
        <w:br/>
      </w:r>
      <w:r>
        <w:rPr>
          <w:rStyle w:val="NormalTok"/>
        </w:rPr>
        <w:t xml:space="preserve">n </w:t>
      </w:r>
      <w:r>
        <w:rPr>
          <w:rStyle w:val="OtherTok"/>
        </w:rPr>
        <w:t>&lt;-</w:t>
      </w:r>
      <w:r>
        <w:rPr>
          <w:rStyle w:val="NormalTok"/>
        </w:rPr>
        <w:t xml:space="preserve"> </w:t>
      </w:r>
      <w:r>
        <w:rPr>
          <w:rStyle w:val="FunctionTok"/>
        </w:rPr>
        <w:t>dim</w:t>
      </w:r>
      <w:r>
        <w:rPr>
          <w:rStyle w:val="NormalTok"/>
        </w:rPr>
        <w:t>(length)[</w:t>
      </w:r>
      <w:r>
        <w:rPr>
          <w:rStyle w:val="DecValTok"/>
        </w:rPr>
        <w:t>1</w:t>
      </w:r>
      <w:r>
        <w:rPr>
          <w:rStyle w:val="NormalTok"/>
        </w:rPr>
        <w:t>]</w:t>
      </w:r>
      <w:r>
        <w:br/>
      </w:r>
      <w:r>
        <w:rPr>
          <w:rStyle w:val="NormalTok"/>
        </w:rPr>
        <w:t xml:space="preserve">p </w:t>
      </w:r>
      <w:r>
        <w:rPr>
          <w:rStyle w:val="OtherTok"/>
        </w:rPr>
        <w:t>&lt;-</w:t>
      </w:r>
      <w:r>
        <w:rPr>
          <w:rStyle w:val="NormalTok"/>
        </w:rPr>
        <w:t xml:space="preserve"> </w:t>
      </w:r>
      <w:r>
        <w:rPr>
          <w:rStyle w:val="FunctionTok"/>
        </w:rPr>
        <w:t>dim</w:t>
      </w:r>
      <w:r>
        <w:rPr>
          <w:rStyle w:val="NormalTok"/>
        </w:rPr>
        <w:t>(length)[</w:t>
      </w:r>
      <w:r>
        <w:rPr>
          <w:rStyle w:val="DecValTok"/>
        </w:rPr>
        <w:t>2</w:t>
      </w:r>
      <w:r>
        <w:rPr>
          <w:rStyle w:val="NormalTok"/>
        </w:rPr>
        <w:t>]</w:t>
      </w:r>
      <w:r>
        <w:br/>
      </w:r>
      <w:r>
        <w:rPr>
          <w:rStyle w:val="NormalTok"/>
        </w:rPr>
        <w:t xml:space="preserve">x2 </w:t>
      </w:r>
      <w:r>
        <w:rPr>
          <w:rStyle w:val="OtherTok"/>
        </w:rPr>
        <w:t>&lt;-</w:t>
      </w:r>
      <w:r>
        <w:rPr>
          <w:rStyle w:val="NormalTok"/>
        </w:rPr>
        <w:t xml:space="preserve"> length</w:t>
      </w:r>
      <w:r>
        <w:rPr>
          <w:rStyle w:val="SpecialCharTok"/>
        </w:rPr>
        <w:t>$</w:t>
      </w:r>
      <w:r>
        <w:rPr>
          <w:rStyle w:val="NormalTok"/>
        </w:rPr>
        <w:t xml:space="preserve">V5 </w:t>
      </w:r>
      <w:r>
        <w:rPr>
          <w:rStyle w:val="CommentTok"/>
        </w:rPr>
        <w:t>#length2</w:t>
      </w:r>
      <w:r>
        <w:br/>
      </w:r>
      <w:r>
        <w:rPr>
          <w:rStyle w:val="NormalTok"/>
        </w:rPr>
        <w:t xml:space="preserve">x3 </w:t>
      </w:r>
      <w:r>
        <w:rPr>
          <w:rStyle w:val="OtherTok"/>
        </w:rPr>
        <w:t>&lt;-</w:t>
      </w:r>
      <w:r>
        <w:rPr>
          <w:rStyle w:val="NormalTok"/>
        </w:rPr>
        <w:t xml:space="preserve"> length</w:t>
      </w:r>
      <w:r>
        <w:rPr>
          <w:rStyle w:val="SpecialCharTok"/>
        </w:rPr>
        <w:t>$</w:t>
      </w:r>
      <w:r>
        <w:rPr>
          <w:rStyle w:val="NormalTok"/>
        </w:rPr>
        <w:t xml:space="preserve">V6 </w:t>
      </w:r>
      <w:r>
        <w:rPr>
          <w:rStyle w:val="CommentTok"/>
        </w:rPr>
        <w:t>#length3</w:t>
      </w:r>
      <w:r>
        <w:br/>
      </w:r>
      <w:r>
        <w:rPr>
          <w:rStyle w:val="NormalTok"/>
        </w:rPr>
        <w:t xml:space="preserve">x4 </w:t>
      </w:r>
      <w:r>
        <w:rPr>
          <w:rStyle w:val="OtherTok"/>
        </w:rPr>
        <w:t>&lt;-</w:t>
      </w:r>
      <w:r>
        <w:rPr>
          <w:rStyle w:val="NormalTok"/>
        </w:rPr>
        <w:t xml:space="preserve"> length</w:t>
      </w:r>
      <w:r>
        <w:rPr>
          <w:rStyle w:val="SpecialCharTok"/>
        </w:rPr>
        <w:t>$</w:t>
      </w:r>
      <w:r>
        <w:rPr>
          <w:rStyle w:val="NormalTok"/>
        </w:rPr>
        <w:t xml:space="preserve">V7 </w:t>
      </w:r>
      <w:r>
        <w:rPr>
          <w:rStyle w:val="CommentTok"/>
        </w:rPr>
        <w:t>#length4</w:t>
      </w:r>
      <w:r>
        <w:br/>
      </w:r>
      <w:r>
        <w:rPr>
          <w:rStyle w:val="NormalTok"/>
        </w:rPr>
        <w:t xml:space="preserve">x5 </w:t>
      </w:r>
      <w:r>
        <w:rPr>
          <w:rStyle w:val="OtherTok"/>
        </w:rPr>
        <w:t>&lt;-</w:t>
      </w:r>
      <w:r>
        <w:rPr>
          <w:rStyle w:val="NormalTok"/>
        </w:rPr>
        <w:t xml:space="preserve"> length</w:t>
      </w:r>
      <w:r>
        <w:rPr>
          <w:rStyle w:val="SpecialCharTok"/>
        </w:rPr>
        <w:t>$</w:t>
      </w:r>
      <w:r>
        <w:rPr>
          <w:rStyle w:val="NormalTok"/>
        </w:rPr>
        <w:t xml:space="preserve">V8 </w:t>
      </w:r>
      <w:r>
        <w:rPr>
          <w:rStyle w:val="CommentTok"/>
        </w:rPr>
        <w:t>#length5</w:t>
      </w:r>
      <w:r>
        <w:br/>
      </w:r>
      <w:r>
        <w:rPr>
          <w:rStyle w:val="NormalTok"/>
        </w:rPr>
        <w:t xml:space="preserve">length </w:t>
      </w:r>
      <w:r>
        <w:rPr>
          <w:rStyle w:val="OtherTok"/>
        </w:rPr>
        <w:t>&lt;-</w:t>
      </w:r>
      <w:r>
        <w:rPr>
          <w:rStyle w:val="NormalTok"/>
        </w:rPr>
        <w:t xml:space="preserve"> </w:t>
      </w:r>
      <w:r>
        <w:rPr>
          <w:rStyle w:val="FunctionTok"/>
        </w:rPr>
        <w:t>as.matrix</w:t>
      </w:r>
      <w:r>
        <w:rPr>
          <w:rStyle w:val="NormalTok"/>
        </w:rPr>
        <w:t>(length)</w:t>
      </w:r>
      <w:r>
        <w:br/>
      </w:r>
      <w:r>
        <w:rPr>
          <w:rStyle w:val="CommentTok"/>
        </w:rPr>
        <w:t># xbar</w:t>
      </w:r>
      <w:r>
        <w:br/>
      </w:r>
      <w:r>
        <w:rPr>
          <w:rStyle w:val="NormalTok"/>
        </w:rPr>
        <w:t xml:space="preserve">one </w:t>
      </w:r>
      <w:r>
        <w:rPr>
          <w:rStyle w:val="OtherTok"/>
        </w:rPr>
        <w:t>&lt;-</w:t>
      </w:r>
      <w:r>
        <w:rPr>
          <w:rStyle w:val="NormalTok"/>
        </w:rPr>
        <w:t xml:space="preserve"> </w:t>
      </w:r>
      <w:r>
        <w:rPr>
          <w:rStyle w:val="FunctionTok"/>
        </w:rPr>
        <w:t>as.matrix</w:t>
      </w:r>
      <w:r>
        <w:rPr>
          <w:rStyle w:val="NormalTok"/>
        </w:rPr>
        <w:t>(</w:t>
      </w:r>
      <w:r>
        <w:rPr>
          <w:rStyle w:val="FunctionTok"/>
        </w:rPr>
        <w:t>rep</w:t>
      </w:r>
      <w:r>
        <w:rPr>
          <w:rStyle w:val="NormalTok"/>
        </w:rPr>
        <w:t>(</w:t>
      </w:r>
      <w:r>
        <w:rPr>
          <w:rStyle w:val="DecValTok"/>
        </w:rPr>
        <w:t>1</w:t>
      </w:r>
      <w:r>
        <w:rPr>
          <w:rStyle w:val="NormalTok"/>
        </w:rPr>
        <w:t>,</w:t>
      </w:r>
      <w:r>
        <w:rPr>
          <w:rStyle w:val="FunctionTok"/>
        </w:rPr>
        <w:t>dim</w:t>
      </w:r>
      <w:r>
        <w:rPr>
          <w:rStyle w:val="NormalTok"/>
        </w:rPr>
        <w:t>(length)[</w:t>
      </w:r>
      <w:r>
        <w:rPr>
          <w:rStyle w:val="DecValTok"/>
        </w:rPr>
        <w:t>1</w:t>
      </w:r>
      <w:r>
        <w:rPr>
          <w:rStyle w:val="NormalTok"/>
        </w:rPr>
        <w:t>]))</w:t>
      </w:r>
      <w:r>
        <w:br/>
      </w:r>
      <w:r>
        <w:rPr>
          <w:rStyle w:val="NormalTok"/>
        </w:rPr>
        <w:t xml:space="preserve">n </w:t>
      </w:r>
      <w:r>
        <w:rPr>
          <w:rStyle w:val="OtherTok"/>
        </w:rPr>
        <w:t>&lt;-</w:t>
      </w:r>
      <w:r>
        <w:rPr>
          <w:rStyle w:val="NormalTok"/>
        </w:rPr>
        <w:t xml:space="preserve"> </w:t>
      </w:r>
      <w:r>
        <w:rPr>
          <w:rStyle w:val="FunctionTok"/>
        </w:rPr>
        <w:t>dim</w:t>
      </w:r>
      <w:r>
        <w:rPr>
          <w:rStyle w:val="NormalTok"/>
        </w:rPr>
        <w:t>(length)[</w:t>
      </w:r>
      <w:r>
        <w:rPr>
          <w:rStyle w:val="DecValTok"/>
        </w:rPr>
        <w:t>1</w:t>
      </w:r>
      <w:r>
        <w:rPr>
          <w:rStyle w:val="NormalTok"/>
        </w:rPr>
        <w:t>]</w:t>
      </w:r>
      <w:r>
        <w:br/>
      </w:r>
      <w:r>
        <w:rPr>
          <w:rStyle w:val="NormalTok"/>
        </w:rPr>
        <w:t xml:space="preserve">xbar </w:t>
      </w:r>
      <w:r>
        <w:rPr>
          <w:rStyle w:val="OtherTok"/>
        </w:rPr>
        <w:t>&lt;-</w:t>
      </w:r>
      <w:r>
        <w:rPr>
          <w:rStyle w:val="NormalTok"/>
        </w:rPr>
        <w:t xml:space="preserve"> </w:t>
      </w:r>
      <w:r>
        <w:rPr>
          <w:rStyle w:val="DecValTok"/>
        </w:rPr>
        <w:t>1</w:t>
      </w:r>
      <w:r>
        <w:rPr>
          <w:rStyle w:val="SpecialCharTok"/>
        </w:rPr>
        <w:t>/</w:t>
      </w:r>
      <w:r>
        <w:rPr>
          <w:rStyle w:val="NormalTok"/>
        </w:rPr>
        <w:t xml:space="preserve">n </w:t>
      </w:r>
      <w:r>
        <w:rPr>
          <w:rStyle w:val="SpecialCharTok"/>
        </w:rPr>
        <w:t>*</w:t>
      </w:r>
      <w:r>
        <w:rPr>
          <w:rStyle w:val="NormalTok"/>
        </w:rPr>
        <w:t xml:space="preserve"> </w:t>
      </w:r>
      <w:r>
        <w:rPr>
          <w:rStyle w:val="FunctionTok"/>
        </w:rPr>
        <w:t>t</w:t>
      </w:r>
      <w:r>
        <w:rPr>
          <w:rStyle w:val="NormalTok"/>
        </w:rPr>
        <w:t>(length)</w:t>
      </w:r>
      <w:r>
        <w:rPr>
          <w:rStyle w:val="SpecialCharTok"/>
        </w:rPr>
        <w:t>%*%</w:t>
      </w:r>
      <w:r>
        <w:rPr>
          <w:rStyle w:val="NormalTok"/>
        </w:rPr>
        <w:t>one</w:t>
      </w:r>
      <w:r>
        <w:br/>
      </w:r>
      <w:r>
        <w:rPr>
          <w:rStyle w:val="CommentTok"/>
        </w:rPr>
        <w:t># covariance</w:t>
      </w:r>
      <w:r>
        <w:br/>
      </w:r>
      <w:r>
        <w:rPr>
          <w:rStyle w:val="NormalTok"/>
        </w:rPr>
        <w:t xml:space="preserve">mean_matrix </w:t>
      </w:r>
      <w:r>
        <w:rPr>
          <w:rStyle w:val="OtherTok"/>
        </w:rPr>
        <w:t>&lt;-</w:t>
      </w:r>
      <w:r>
        <w:rPr>
          <w:rStyle w:val="NormalTok"/>
        </w:rPr>
        <w:t xml:space="preserve"> </w:t>
      </w:r>
      <w:r>
        <w:rPr>
          <w:rStyle w:val="FunctionTok"/>
        </w:rPr>
        <w:t>matrix</w:t>
      </w:r>
      <w:r>
        <w:rPr>
          <w:rStyle w:val="NormalTok"/>
        </w:rPr>
        <w:t>(</w:t>
      </w:r>
      <w:r>
        <w:rPr>
          <w:rStyle w:val="AttributeTok"/>
        </w:rPr>
        <w:t>data =</w:t>
      </w:r>
      <w:r>
        <w:rPr>
          <w:rStyle w:val="NormalTok"/>
        </w:rPr>
        <w:t xml:space="preserve"> </w:t>
      </w:r>
      <w:r>
        <w:rPr>
          <w:rStyle w:val="DecValTok"/>
        </w:rPr>
        <w:t>1</w:t>
      </w:r>
      <w:r>
        <w:rPr>
          <w:rStyle w:val="NormalTok"/>
        </w:rPr>
        <w:t xml:space="preserve">, </w:t>
      </w:r>
      <w:r>
        <w:rPr>
          <w:rStyle w:val="AttributeTok"/>
        </w:rPr>
        <w:t>nrow =</w:t>
      </w:r>
      <w:r>
        <w:rPr>
          <w:rStyle w:val="NormalTok"/>
        </w:rPr>
        <w:t xml:space="preserve"> n)</w:t>
      </w:r>
      <w:r>
        <w:rPr>
          <w:rStyle w:val="SpecialCharTok"/>
        </w:rPr>
        <w:t>%*%</w:t>
      </w:r>
      <w:r>
        <w:rPr>
          <w:rStyle w:val="FunctionTok"/>
        </w:rPr>
        <w:t>cbind</w:t>
      </w:r>
      <w:r>
        <w:rPr>
          <w:rStyle w:val="NormalTok"/>
        </w:rPr>
        <w:t>(xbar[[</w:t>
      </w:r>
      <w:r>
        <w:rPr>
          <w:rStyle w:val="DecValTok"/>
        </w:rPr>
        <w:t>1</w:t>
      </w:r>
      <w:r>
        <w:rPr>
          <w:rStyle w:val="NormalTok"/>
        </w:rPr>
        <w:t>]], xbar[[</w:t>
      </w:r>
      <w:r>
        <w:rPr>
          <w:rStyle w:val="DecValTok"/>
        </w:rPr>
        <w:t>2</w:t>
      </w:r>
      <w:r>
        <w:rPr>
          <w:rStyle w:val="NormalTok"/>
        </w:rPr>
        <w:t xml:space="preserve">]], </w:t>
      </w:r>
      <w:r>
        <w:br/>
      </w:r>
      <w:r>
        <w:rPr>
          <w:rStyle w:val="NormalTok"/>
        </w:rPr>
        <w:t xml:space="preserve">                                                  xbar[[</w:t>
      </w:r>
      <w:r>
        <w:rPr>
          <w:rStyle w:val="DecValTok"/>
        </w:rPr>
        <w:t>3</w:t>
      </w:r>
      <w:r>
        <w:rPr>
          <w:rStyle w:val="NormalTok"/>
        </w:rPr>
        <w:t>]], xbar[[</w:t>
      </w:r>
      <w:r>
        <w:rPr>
          <w:rStyle w:val="DecValTok"/>
        </w:rPr>
        <w:t>4</w:t>
      </w:r>
      <w:r>
        <w:rPr>
          <w:rStyle w:val="NormalTok"/>
        </w:rPr>
        <w:t>]])</w:t>
      </w:r>
      <w:r>
        <w:br/>
      </w:r>
      <w:r>
        <w:rPr>
          <w:rStyle w:val="NormalTok"/>
        </w:rPr>
        <w:t xml:space="preserve">xstar </w:t>
      </w:r>
      <w:r>
        <w:rPr>
          <w:rStyle w:val="OtherTok"/>
        </w:rPr>
        <w:t>&lt;-</w:t>
      </w:r>
      <w:r>
        <w:rPr>
          <w:rStyle w:val="NormalTok"/>
        </w:rPr>
        <w:t xml:space="preserve"> length </w:t>
      </w:r>
      <w:r>
        <w:rPr>
          <w:rStyle w:val="SpecialCharTok"/>
        </w:rPr>
        <w:t>-</w:t>
      </w:r>
      <w:r>
        <w:rPr>
          <w:rStyle w:val="NormalTok"/>
        </w:rPr>
        <w:t xml:space="preserve"> mean_matrix</w:t>
      </w:r>
      <w:r>
        <w:br/>
      </w:r>
      <w:r>
        <w:rPr>
          <w:rStyle w:val="NormalTok"/>
        </w:rPr>
        <w:t xml:space="preserve">covar </w:t>
      </w:r>
      <w:r>
        <w:rPr>
          <w:rStyle w:val="OtherTok"/>
        </w:rPr>
        <w:t>&lt;-</w:t>
      </w:r>
      <w:r>
        <w:rPr>
          <w:rStyle w:val="NormalTok"/>
        </w:rPr>
        <w:t xml:space="preserve"> </w:t>
      </w:r>
      <w:r>
        <w:rPr>
          <w:rStyle w:val="DecValTok"/>
        </w:rPr>
        <w:t>1</w:t>
      </w:r>
      <w:r>
        <w:rPr>
          <w:rStyle w:val="SpecialCharTok"/>
        </w:rPr>
        <w:t>/</w:t>
      </w:r>
      <w:r>
        <w:rPr>
          <w:rStyle w:val="NormalTok"/>
        </w:rPr>
        <w:t>(n</w:t>
      </w:r>
      <w:r>
        <w:rPr>
          <w:rStyle w:val="DecValTok"/>
        </w:rPr>
        <w:t>-1</w:t>
      </w:r>
      <w:r>
        <w:rPr>
          <w:rStyle w:val="NormalTok"/>
        </w:rPr>
        <w:t>)</w:t>
      </w:r>
      <w:r>
        <w:rPr>
          <w:rStyle w:val="SpecialCharTok"/>
        </w:rPr>
        <w:t>*</w:t>
      </w:r>
      <w:r>
        <w:rPr>
          <w:rStyle w:val="FunctionTok"/>
        </w:rPr>
        <w:t>t</w:t>
      </w:r>
      <w:r>
        <w:rPr>
          <w:rStyle w:val="NormalTok"/>
        </w:rPr>
        <w:t>(xstar)</w:t>
      </w:r>
      <w:r>
        <w:rPr>
          <w:rStyle w:val="SpecialCharTok"/>
        </w:rPr>
        <w:t>%*%</w:t>
      </w:r>
      <w:r>
        <w:rPr>
          <w:rStyle w:val="NormalTok"/>
        </w:rPr>
        <w:t>xstar</w:t>
      </w:r>
      <w:r>
        <w:br/>
      </w:r>
      <w:r>
        <w:rPr>
          <w:rStyle w:val="CommentTok"/>
        </w:rPr>
        <w:t># vars</w:t>
      </w:r>
      <w:r>
        <w:br/>
      </w:r>
      <w:r>
        <w:rPr>
          <w:rStyle w:val="NormalTok"/>
        </w:rPr>
        <w:t xml:space="preserve">crit </w:t>
      </w:r>
      <w:r>
        <w:rPr>
          <w:rStyle w:val="OtherTok"/>
        </w:rPr>
        <w:t>&lt;-</w:t>
      </w:r>
      <w:r>
        <w:rPr>
          <w:rStyle w:val="NormalTok"/>
        </w:rPr>
        <w:t xml:space="preserve"> </w:t>
      </w:r>
      <w:r>
        <w:rPr>
          <w:rStyle w:val="FunctionTok"/>
        </w:rPr>
        <w:t>qf</w:t>
      </w:r>
      <w:r>
        <w:rPr>
          <w:rStyle w:val="NormalTok"/>
        </w:rPr>
        <w:t>(</w:t>
      </w:r>
      <w:r>
        <w:rPr>
          <w:rStyle w:val="FloatTok"/>
        </w:rPr>
        <w:t>0.05</w:t>
      </w:r>
      <w:r>
        <w:rPr>
          <w:rStyle w:val="NormalTok"/>
        </w:rPr>
        <w:t xml:space="preserve">, </w:t>
      </w:r>
      <w:r>
        <w:rPr>
          <w:rStyle w:val="AttributeTok"/>
        </w:rPr>
        <w:t>df1 =</w:t>
      </w:r>
      <w:r>
        <w:rPr>
          <w:rStyle w:val="NormalTok"/>
        </w:rPr>
        <w:t xml:space="preserve"> n, </w:t>
      </w:r>
      <w:r>
        <w:rPr>
          <w:rStyle w:val="AttributeTok"/>
        </w:rPr>
        <w:t>df2 =</w:t>
      </w:r>
      <w:r>
        <w:rPr>
          <w:rStyle w:val="NormalTok"/>
        </w:rPr>
        <w:t xml:space="preserve"> p, </w:t>
      </w:r>
      <w:r>
        <w:rPr>
          <w:rStyle w:val="AttributeTok"/>
        </w:rPr>
        <w:t>lower.tail =</w:t>
      </w:r>
      <w:r>
        <w:rPr>
          <w:rStyle w:val="NormalTok"/>
        </w:rPr>
        <w:t xml:space="preserve"> </w:t>
      </w:r>
      <w:r>
        <w:rPr>
          <w:rStyle w:val="ConstantTok"/>
        </w:rPr>
        <w:t>FALSE</w:t>
      </w:r>
      <w:r>
        <w:rPr>
          <w:rStyle w:val="NormalTok"/>
        </w:rPr>
        <w:t>)</w:t>
      </w:r>
      <w:r>
        <w:br/>
      </w:r>
      <w:r>
        <w:rPr>
          <w:rStyle w:val="NormalTok"/>
        </w:rPr>
        <w:t xml:space="preserve">frac </w:t>
      </w:r>
      <w:r>
        <w:rPr>
          <w:rStyle w:val="OtherTok"/>
        </w:rPr>
        <w:t>&lt;-</w:t>
      </w:r>
      <w:r>
        <w:rPr>
          <w:rStyle w:val="NormalTok"/>
        </w:rPr>
        <w:t xml:space="preserve"> (p</w:t>
      </w:r>
      <w:r>
        <w:rPr>
          <w:rStyle w:val="SpecialCharTok"/>
        </w:rPr>
        <w:t>*</w:t>
      </w:r>
      <w:r>
        <w:rPr>
          <w:rStyle w:val="NormalTok"/>
        </w:rPr>
        <w:t>(n</w:t>
      </w:r>
      <w:r>
        <w:rPr>
          <w:rStyle w:val="DecValTok"/>
        </w:rPr>
        <w:t>-1</w:t>
      </w:r>
      <w:r>
        <w:rPr>
          <w:rStyle w:val="NormalTok"/>
        </w:rPr>
        <w:t>))</w:t>
      </w:r>
      <w:r>
        <w:rPr>
          <w:rStyle w:val="SpecialCharTok"/>
        </w:rPr>
        <w:t>/</w:t>
      </w:r>
      <w:r>
        <w:rPr>
          <w:rStyle w:val="NormalTok"/>
        </w:rPr>
        <w:t>(n</w:t>
      </w:r>
      <w:r>
        <w:rPr>
          <w:rStyle w:val="SpecialCharTok"/>
        </w:rPr>
        <w:t>-</w:t>
      </w:r>
      <w:r>
        <w:rPr>
          <w:rStyle w:val="NormalTok"/>
        </w:rPr>
        <w:t>p)</w:t>
      </w:r>
      <w:r>
        <w:br/>
      </w:r>
      <w:r>
        <w:rPr>
          <w:rStyle w:val="NormalTok"/>
        </w:rPr>
        <w:t xml:space="preserve">right </w:t>
      </w:r>
      <w:r>
        <w:rPr>
          <w:rStyle w:val="OtherTok"/>
        </w:rPr>
        <w:t>&lt;-</w:t>
      </w:r>
      <w:r>
        <w:rPr>
          <w:rStyle w:val="NormalTok"/>
        </w:rPr>
        <w:t xml:space="preserve"> crit</w:t>
      </w:r>
      <w:r>
        <w:rPr>
          <w:rStyle w:val="SpecialCharTok"/>
        </w:rPr>
        <w:t>*</w:t>
      </w:r>
      <w:r>
        <w:rPr>
          <w:rStyle w:val="NormalTok"/>
        </w:rPr>
        <w:t>frac</w:t>
      </w:r>
      <w:r>
        <w:br/>
      </w:r>
      <w:r>
        <w:rPr>
          <w:rStyle w:val="NormalTok"/>
        </w:rPr>
        <w:t xml:space="preserve">neg2 </w:t>
      </w:r>
      <w:r>
        <w:rPr>
          <w:rStyle w:val="OtherTok"/>
        </w:rPr>
        <w:t>&lt;-</w:t>
      </w:r>
      <w:r>
        <w:rPr>
          <w:rStyle w:val="NormalTok"/>
        </w:rPr>
        <w:t xml:space="preserve"> xbar[</w:t>
      </w:r>
      <w:r>
        <w:rPr>
          <w:rStyle w:val="DecValTok"/>
        </w:rPr>
        <w:t>1</w:t>
      </w:r>
      <w:r>
        <w:rPr>
          <w:rStyle w:val="NormalTok"/>
        </w:rPr>
        <w:t xml:space="preserve">] </w:t>
      </w:r>
      <w:r>
        <w:rPr>
          <w:rStyle w:val="SpecialCharTok"/>
        </w:rPr>
        <w:t>-</w:t>
      </w:r>
      <w:r>
        <w:rPr>
          <w:rStyle w:val="NormalTok"/>
        </w:rPr>
        <w:t xml:space="preserve"> </w:t>
      </w:r>
      <w:r>
        <w:rPr>
          <w:rStyle w:val="FunctionTok"/>
        </w:rPr>
        <w:t>sqrt</w:t>
      </w:r>
      <w:r>
        <w:rPr>
          <w:rStyle w:val="NormalTok"/>
        </w:rPr>
        <w:t>(frac</w:t>
      </w:r>
      <w:r>
        <w:rPr>
          <w:rStyle w:val="SpecialCharTok"/>
        </w:rPr>
        <w:t>*</w:t>
      </w:r>
      <w:r>
        <w:rPr>
          <w:rStyle w:val="NormalTok"/>
        </w:rPr>
        <w:t>crit</w:t>
      </w:r>
      <w:r>
        <w:rPr>
          <w:rStyle w:val="SpecialCharTok"/>
        </w:rPr>
        <w:t>*</w:t>
      </w:r>
      <w:r>
        <w:rPr>
          <w:rStyle w:val="NormalTok"/>
        </w:rPr>
        <w:t>(covar[</w:t>
      </w:r>
      <w:r>
        <w:rPr>
          <w:rStyle w:val="DecValTok"/>
        </w:rPr>
        <w:t>1</w:t>
      </w:r>
      <w:r>
        <w:rPr>
          <w:rStyle w:val="NormalTok"/>
        </w:rPr>
        <w:t>,</w:t>
      </w:r>
      <w:r>
        <w:rPr>
          <w:rStyle w:val="DecValTok"/>
        </w:rPr>
        <w:t>1</w:t>
      </w:r>
      <w:r>
        <w:rPr>
          <w:rStyle w:val="NormalTok"/>
        </w:rPr>
        <w:t>]</w:t>
      </w:r>
      <w:r>
        <w:rPr>
          <w:rStyle w:val="SpecialCharTok"/>
        </w:rPr>
        <w:t>/</w:t>
      </w:r>
      <w:r>
        <w:rPr>
          <w:rStyle w:val="NormalTok"/>
        </w:rPr>
        <w:t>n))</w:t>
      </w:r>
      <w:r>
        <w:br/>
      </w:r>
      <w:r>
        <w:rPr>
          <w:rStyle w:val="NormalTok"/>
        </w:rPr>
        <w:t xml:space="preserve">pos2 </w:t>
      </w:r>
      <w:r>
        <w:rPr>
          <w:rStyle w:val="OtherTok"/>
        </w:rPr>
        <w:t>&lt;-</w:t>
      </w:r>
      <w:r>
        <w:rPr>
          <w:rStyle w:val="NormalTok"/>
        </w:rPr>
        <w:t xml:space="preserve"> xbar[</w:t>
      </w:r>
      <w:r>
        <w:rPr>
          <w:rStyle w:val="DecValTok"/>
        </w:rPr>
        <w:t>1</w:t>
      </w:r>
      <w:r>
        <w:rPr>
          <w:rStyle w:val="NormalTok"/>
        </w:rPr>
        <w:t xml:space="preserve">] </w:t>
      </w:r>
      <w:r>
        <w:rPr>
          <w:rStyle w:val="SpecialCharTok"/>
        </w:rPr>
        <w:t>+</w:t>
      </w:r>
      <w:r>
        <w:rPr>
          <w:rStyle w:val="NormalTok"/>
        </w:rPr>
        <w:t xml:space="preserve"> </w:t>
      </w:r>
      <w:r>
        <w:rPr>
          <w:rStyle w:val="FunctionTok"/>
        </w:rPr>
        <w:t>sqrt</w:t>
      </w:r>
      <w:r>
        <w:rPr>
          <w:rStyle w:val="NormalTok"/>
        </w:rPr>
        <w:t>(frac</w:t>
      </w:r>
      <w:r>
        <w:rPr>
          <w:rStyle w:val="SpecialCharTok"/>
        </w:rPr>
        <w:t>*</w:t>
      </w:r>
      <w:r>
        <w:rPr>
          <w:rStyle w:val="NormalTok"/>
        </w:rPr>
        <w:t>crit</w:t>
      </w:r>
      <w:r>
        <w:rPr>
          <w:rStyle w:val="SpecialCharTok"/>
        </w:rPr>
        <w:t>*</w:t>
      </w:r>
      <w:r>
        <w:rPr>
          <w:rStyle w:val="NormalTok"/>
        </w:rPr>
        <w:t>(covar[</w:t>
      </w:r>
      <w:r>
        <w:rPr>
          <w:rStyle w:val="DecValTok"/>
        </w:rPr>
        <w:t>1</w:t>
      </w:r>
      <w:r>
        <w:rPr>
          <w:rStyle w:val="NormalTok"/>
        </w:rPr>
        <w:t>,</w:t>
      </w:r>
      <w:r>
        <w:rPr>
          <w:rStyle w:val="DecValTok"/>
        </w:rPr>
        <w:t>1</w:t>
      </w:r>
      <w:r>
        <w:rPr>
          <w:rStyle w:val="NormalTok"/>
        </w:rPr>
        <w:t>]</w:t>
      </w:r>
      <w:r>
        <w:rPr>
          <w:rStyle w:val="SpecialCharTok"/>
        </w:rPr>
        <w:t>/</w:t>
      </w:r>
      <w:r>
        <w:rPr>
          <w:rStyle w:val="NormalTok"/>
        </w:rPr>
        <w:t>n))</w:t>
      </w:r>
      <w:r>
        <w:br/>
      </w:r>
      <w:r>
        <w:rPr>
          <w:rStyle w:val="FunctionTok"/>
        </w:rPr>
        <w:t>cat</w:t>
      </w:r>
      <w:r>
        <w:rPr>
          <w:rStyle w:val="NormalTok"/>
        </w:rPr>
        <w:t>(</w:t>
      </w:r>
      <w:r>
        <w:rPr>
          <w:rStyle w:val="StringTok"/>
        </w:rPr>
        <w:t>"("</w:t>
      </w:r>
      <w:r>
        <w:rPr>
          <w:rStyle w:val="NormalTok"/>
        </w:rPr>
        <w:t xml:space="preserve">, neg2, </w:t>
      </w:r>
      <w:r>
        <w:rPr>
          <w:rStyle w:val="StringTok"/>
        </w:rPr>
        <w:t>","</w:t>
      </w:r>
      <w:r>
        <w:rPr>
          <w:rStyle w:val="NormalTok"/>
        </w:rPr>
        <w:t xml:space="preserve">, pos2, </w:t>
      </w:r>
      <w:r>
        <w:rPr>
          <w:rStyle w:val="StringTok"/>
        </w:rPr>
        <w:t>")"</w:t>
      </w:r>
      <w:r>
        <w:rPr>
          <w:rStyle w:val="NormalTok"/>
        </w:rPr>
        <w:t>)</w:t>
      </w:r>
      <w:r>
        <w:br/>
      </w:r>
      <w:r>
        <w:rPr>
          <w:rStyle w:val="NormalTok"/>
        </w:rPr>
        <w:t xml:space="preserve">neg3 </w:t>
      </w:r>
      <w:r>
        <w:rPr>
          <w:rStyle w:val="OtherTok"/>
        </w:rPr>
        <w:t>&lt;-</w:t>
      </w:r>
      <w:r>
        <w:rPr>
          <w:rStyle w:val="NormalTok"/>
        </w:rPr>
        <w:t xml:space="preserve"> xbar[</w:t>
      </w:r>
      <w:r>
        <w:rPr>
          <w:rStyle w:val="DecValTok"/>
        </w:rPr>
        <w:t>2</w:t>
      </w:r>
      <w:r>
        <w:rPr>
          <w:rStyle w:val="NormalTok"/>
        </w:rPr>
        <w:t xml:space="preserve">] </w:t>
      </w:r>
      <w:r>
        <w:rPr>
          <w:rStyle w:val="SpecialCharTok"/>
        </w:rPr>
        <w:t>-</w:t>
      </w:r>
      <w:r>
        <w:rPr>
          <w:rStyle w:val="NormalTok"/>
        </w:rPr>
        <w:t xml:space="preserve"> </w:t>
      </w:r>
      <w:r>
        <w:rPr>
          <w:rStyle w:val="FunctionTok"/>
        </w:rPr>
        <w:t>sqrt</w:t>
      </w:r>
      <w:r>
        <w:rPr>
          <w:rStyle w:val="NormalTok"/>
        </w:rPr>
        <w:t>(frac</w:t>
      </w:r>
      <w:r>
        <w:rPr>
          <w:rStyle w:val="SpecialCharTok"/>
        </w:rPr>
        <w:t>*</w:t>
      </w:r>
      <w:r>
        <w:rPr>
          <w:rStyle w:val="NormalTok"/>
        </w:rPr>
        <w:t>crit</w:t>
      </w:r>
      <w:r>
        <w:rPr>
          <w:rStyle w:val="SpecialCharTok"/>
        </w:rPr>
        <w:t>*</w:t>
      </w:r>
      <w:r>
        <w:rPr>
          <w:rStyle w:val="NormalTok"/>
        </w:rPr>
        <w:t>(covar[</w:t>
      </w:r>
      <w:r>
        <w:rPr>
          <w:rStyle w:val="DecValTok"/>
        </w:rPr>
        <w:t>2</w:t>
      </w:r>
      <w:r>
        <w:rPr>
          <w:rStyle w:val="NormalTok"/>
        </w:rPr>
        <w:t>,</w:t>
      </w:r>
      <w:r>
        <w:rPr>
          <w:rStyle w:val="DecValTok"/>
        </w:rPr>
        <w:t>2</w:t>
      </w:r>
      <w:r>
        <w:rPr>
          <w:rStyle w:val="NormalTok"/>
        </w:rPr>
        <w:t>]</w:t>
      </w:r>
      <w:r>
        <w:rPr>
          <w:rStyle w:val="SpecialCharTok"/>
        </w:rPr>
        <w:t>/</w:t>
      </w:r>
      <w:r>
        <w:rPr>
          <w:rStyle w:val="NormalTok"/>
        </w:rPr>
        <w:t>n))</w:t>
      </w:r>
      <w:r>
        <w:br/>
      </w:r>
      <w:r>
        <w:rPr>
          <w:rStyle w:val="NormalTok"/>
        </w:rPr>
        <w:t xml:space="preserve">pos3 </w:t>
      </w:r>
      <w:r>
        <w:rPr>
          <w:rStyle w:val="OtherTok"/>
        </w:rPr>
        <w:t>&lt;-</w:t>
      </w:r>
      <w:r>
        <w:rPr>
          <w:rStyle w:val="NormalTok"/>
        </w:rPr>
        <w:t xml:space="preserve"> xbar[</w:t>
      </w:r>
      <w:r>
        <w:rPr>
          <w:rStyle w:val="DecValTok"/>
        </w:rPr>
        <w:t>2</w:t>
      </w:r>
      <w:r>
        <w:rPr>
          <w:rStyle w:val="NormalTok"/>
        </w:rPr>
        <w:t xml:space="preserve">] </w:t>
      </w:r>
      <w:r>
        <w:rPr>
          <w:rStyle w:val="SpecialCharTok"/>
        </w:rPr>
        <w:t>+</w:t>
      </w:r>
      <w:r>
        <w:rPr>
          <w:rStyle w:val="NormalTok"/>
        </w:rPr>
        <w:t xml:space="preserve"> </w:t>
      </w:r>
      <w:r>
        <w:rPr>
          <w:rStyle w:val="FunctionTok"/>
        </w:rPr>
        <w:t>sqrt</w:t>
      </w:r>
      <w:r>
        <w:rPr>
          <w:rStyle w:val="NormalTok"/>
        </w:rPr>
        <w:t>(frac</w:t>
      </w:r>
      <w:r>
        <w:rPr>
          <w:rStyle w:val="SpecialCharTok"/>
        </w:rPr>
        <w:t>*</w:t>
      </w:r>
      <w:r>
        <w:rPr>
          <w:rStyle w:val="NormalTok"/>
        </w:rPr>
        <w:t>crit</w:t>
      </w:r>
      <w:r>
        <w:rPr>
          <w:rStyle w:val="SpecialCharTok"/>
        </w:rPr>
        <w:t>*</w:t>
      </w:r>
      <w:r>
        <w:rPr>
          <w:rStyle w:val="NormalTok"/>
        </w:rPr>
        <w:t>(covar[</w:t>
      </w:r>
      <w:r>
        <w:rPr>
          <w:rStyle w:val="DecValTok"/>
        </w:rPr>
        <w:t>2</w:t>
      </w:r>
      <w:r>
        <w:rPr>
          <w:rStyle w:val="NormalTok"/>
        </w:rPr>
        <w:t>,</w:t>
      </w:r>
      <w:r>
        <w:rPr>
          <w:rStyle w:val="DecValTok"/>
        </w:rPr>
        <w:t>2</w:t>
      </w:r>
      <w:r>
        <w:rPr>
          <w:rStyle w:val="NormalTok"/>
        </w:rPr>
        <w:t>]</w:t>
      </w:r>
      <w:r>
        <w:rPr>
          <w:rStyle w:val="SpecialCharTok"/>
        </w:rPr>
        <w:t>/</w:t>
      </w:r>
      <w:r>
        <w:rPr>
          <w:rStyle w:val="NormalTok"/>
        </w:rPr>
        <w:t>n))</w:t>
      </w:r>
      <w:r>
        <w:br/>
      </w:r>
      <w:r>
        <w:rPr>
          <w:rStyle w:val="FunctionTok"/>
        </w:rPr>
        <w:t>cat</w:t>
      </w:r>
      <w:r>
        <w:rPr>
          <w:rStyle w:val="NormalTok"/>
        </w:rPr>
        <w:t>(</w:t>
      </w:r>
      <w:r>
        <w:rPr>
          <w:rStyle w:val="StringTok"/>
        </w:rPr>
        <w:t>"("</w:t>
      </w:r>
      <w:r>
        <w:rPr>
          <w:rStyle w:val="NormalTok"/>
        </w:rPr>
        <w:t xml:space="preserve">, neg3, </w:t>
      </w:r>
      <w:r>
        <w:rPr>
          <w:rStyle w:val="StringTok"/>
        </w:rPr>
        <w:t>","</w:t>
      </w:r>
      <w:r>
        <w:rPr>
          <w:rStyle w:val="NormalTok"/>
        </w:rPr>
        <w:t xml:space="preserve">, pos3, </w:t>
      </w:r>
      <w:r>
        <w:rPr>
          <w:rStyle w:val="StringTok"/>
        </w:rPr>
        <w:t>")"</w:t>
      </w:r>
      <w:r>
        <w:rPr>
          <w:rStyle w:val="NormalTok"/>
        </w:rPr>
        <w:t>)</w:t>
      </w:r>
      <w:r>
        <w:br/>
      </w:r>
      <w:r>
        <w:rPr>
          <w:rStyle w:val="NormalTok"/>
        </w:rPr>
        <w:t xml:space="preserve">neg4 </w:t>
      </w:r>
      <w:r>
        <w:rPr>
          <w:rStyle w:val="OtherTok"/>
        </w:rPr>
        <w:t>&lt;-</w:t>
      </w:r>
      <w:r>
        <w:rPr>
          <w:rStyle w:val="NormalTok"/>
        </w:rPr>
        <w:t xml:space="preserve"> xbar[</w:t>
      </w:r>
      <w:r>
        <w:rPr>
          <w:rStyle w:val="DecValTok"/>
        </w:rPr>
        <w:t>3</w:t>
      </w:r>
      <w:r>
        <w:rPr>
          <w:rStyle w:val="NormalTok"/>
        </w:rPr>
        <w:t xml:space="preserve">] </w:t>
      </w:r>
      <w:r>
        <w:rPr>
          <w:rStyle w:val="SpecialCharTok"/>
        </w:rPr>
        <w:t>-</w:t>
      </w:r>
      <w:r>
        <w:rPr>
          <w:rStyle w:val="NormalTok"/>
        </w:rPr>
        <w:t xml:space="preserve"> </w:t>
      </w:r>
      <w:r>
        <w:rPr>
          <w:rStyle w:val="FunctionTok"/>
        </w:rPr>
        <w:t>sqrt</w:t>
      </w:r>
      <w:r>
        <w:rPr>
          <w:rStyle w:val="NormalTok"/>
        </w:rPr>
        <w:t>(frac</w:t>
      </w:r>
      <w:r>
        <w:rPr>
          <w:rStyle w:val="SpecialCharTok"/>
        </w:rPr>
        <w:t>*</w:t>
      </w:r>
      <w:r>
        <w:rPr>
          <w:rStyle w:val="NormalTok"/>
        </w:rPr>
        <w:t>crit</w:t>
      </w:r>
      <w:r>
        <w:rPr>
          <w:rStyle w:val="SpecialCharTok"/>
        </w:rPr>
        <w:t>*</w:t>
      </w:r>
      <w:r>
        <w:rPr>
          <w:rStyle w:val="NormalTok"/>
        </w:rPr>
        <w:t>(covar[</w:t>
      </w:r>
      <w:r>
        <w:rPr>
          <w:rStyle w:val="DecValTok"/>
        </w:rPr>
        <w:t>3</w:t>
      </w:r>
      <w:r>
        <w:rPr>
          <w:rStyle w:val="NormalTok"/>
        </w:rPr>
        <w:t>,</w:t>
      </w:r>
      <w:r>
        <w:rPr>
          <w:rStyle w:val="DecValTok"/>
        </w:rPr>
        <w:t>3</w:t>
      </w:r>
      <w:r>
        <w:rPr>
          <w:rStyle w:val="NormalTok"/>
        </w:rPr>
        <w:t>]</w:t>
      </w:r>
      <w:r>
        <w:rPr>
          <w:rStyle w:val="SpecialCharTok"/>
        </w:rPr>
        <w:t>/</w:t>
      </w:r>
      <w:r>
        <w:rPr>
          <w:rStyle w:val="NormalTok"/>
        </w:rPr>
        <w:t>n))</w:t>
      </w:r>
      <w:r>
        <w:br/>
      </w:r>
      <w:r>
        <w:rPr>
          <w:rStyle w:val="NormalTok"/>
        </w:rPr>
        <w:t xml:space="preserve">pos4 </w:t>
      </w:r>
      <w:r>
        <w:rPr>
          <w:rStyle w:val="OtherTok"/>
        </w:rPr>
        <w:t>&lt;-</w:t>
      </w:r>
      <w:r>
        <w:rPr>
          <w:rStyle w:val="NormalTok"/>
        </w:rPr>
        <w:t xml:space="preserve"> xbar[</w:t>
      </w:r>
      <w:r>
        <w:rPr>
          <w:rStyle w:val="DecValTok"/>
        </w:rPr>
        <w:t>3</w:t>
      </w:r>
      <w:r>
        <w:rPr>
          <w:rStyle w:val="NormalTok"/>
        </w:rPr>
        <w:t xml:space="preserve">] </w:t>
      </w:r>
      <w:r>
        <w:rPr>
          <w:rStyle w:val="SpecialCharTok"/>
        </w:rPr>
        <w:t>+</w:t>
      </w:r>
      <w:r>
        <w:rPr>
          <w:rStyle w:val="NormalTok"/>
        </w:rPr>
        <w:t xml:space="preserve"> </w:t>
      </w:r>
      <w:r>
        <w:rPr>
          <w:rStyle w:val="FunctionTok"/>
        </w:rPr>
        <w:t>sqrt</w:t>
      </w:r>
      <w:r>
        <w:rPr>
          <w:rStyle w:val="NormalTok"/>
        </w:rPr>
        <w:t>(frac</w:t>
      </w:r>
      <w:r>
        <w:rPr>
          <w:rStyle w:val="SpecialCharTok"/>
        </w:rPr>
        <w:t>*</w:t>
      </w:r>
      <w:r>
        <w:rPr>
          <w:rStyle w:val="NormalTok"/>
        </w:rPr>
        <w:t>crit</w:t>
      </w:r>
      <w:r>
        <w:rPr>
          <w:rStyle w:val="SpecialCharTok"/>
        </w:rPr>
        <w:t>*</w:t>
      </w:r>
      <w:r>
        <w:rPr>
          <w:rStyle w:val="NormalTok"/>
        </w:rPr>
        <w:t>(covar[</w:t>
      </w:r>
      <w:r>
        <w:rPr>
          <w:rStyle w:val="DecValTok"/>
        </w:rPr>
        <w:t>3</w:t>
      </w:r>
      <w:r>
        <w:rPr>
          <w:rStyle w:val="NormalTok"/>
        </w:rPr>
        <w:t>,</w:t>
      </w:r>
      <w:r>
        <w:rPr>
          <w:rStyle w:val="DecValTok"/>
        </w:rPr>
        <w:t>3</w:t>
      </w:r>
      <w:r>
        <w:rPr>
          <w:rStyle w:val="NormalTok"/>
        </w:rPr>
        <w:t>]</w:t>
      </w:r>
      <w:r>
        <w:rPr>
          <w:rStyle w:val="SpecialCharTok"/>
        </w:rPr>
        <w:t>/</w:t>
      </w:r>
      <w:r>
        <w:rPr>
          <w:rStyle w:val="NormalTok"/>
        </w:rPr>
        <w:t>n))</w:t>
      </w:r>
      <w:r>
        <w:br/>
      </w:r>
      <w:r>
        <w:rPr>
          <w:rStyle w:val="FunctionTok"/>
        </w:rPr>
        <w:t>cat</w:t>
      </w:r>
      <w:r>
        <w:rPr>
          <w:rStyle w:val="NormalTok"/>
        </w:rPr>
        <w:t>(</w:t>
      </w:r>
      <w:r>
        <w:rPr>
          <w:rStyle w:val="StringTok"/>
        </w:rPr>
        <w:t>"("</w:t>
      </w:r>
      <w:r>
        <w:rPr>
          <w:rStyle w:val="NormalTok"/>
        </w:rPr>
        <w:t xml:space="preserve">, neg4, </w:t>
      </w:r>
      <w:r>
        <w:rPr>
          <w:rStyle w:val="StringTok"/>
        </w:rPr>
        <w:t>","</w:t>
      </w:r>
      <w:r>
        <w:rPr>
          <w:rStyle w:val="NormalTok"/>
        </w:rPr>
        <w:t xml:space="preserve">, pos4, </w:t>
      </w:r>
      <w:r>
        <w:rPr>
          <w:rStyle w:val="StringTok"/>
        </w:rPr>
        <w:t>")"</w:t>
      </w:r>
      <w:r>
        <w:rPr>
          <w:rStyle w:val="NormalTok"/>
        </w:rPr>
        <w:t>)</w:t>
      </w:r>
      <w:r>
        <w:br/>
      </w:r>
      <w:r>
        <w:rPr>
          <w:rStyle w:val="NormalTok"/>
        </w:rPr>
        <w:t xml:space="preserve">neg5 </w:t>
      </w:r>
      <w:r>
        <w:rPr>
          <w:rStyle w:val="OtherTok"/>
        </w:rPr>
        <w:t>&lt;-</w:t>
      </w:r>
      <w:r>
        <w:rPr>
          <w:rStyle w:val="NormalTok"/>
        </w:rPr>
        <w:t xml:space="preserve"> xbar[</w:t>
      </w:r>
      <w:r>
        <w:rPr>
          <w:rStyle w:val="DecValTok"/>
        </w:rPr>
        <w:t>4</w:t>
      </w:r>
      <w:r>
        <w:rPr>
          <w:rStyle w:val="NormalTok"/>
        </w:rPr>
        <w:t xml:space="preserve">] </w:t>
      </w:r>
      <w:r>
        <w:rPr>
          <w:rStyle w:val="SpecialCharTok"/>
        </w:rPr>
        <w:t>-</w:t>
      </w:r>
      <w:r>
        <w:rPr>
          <w:rStyle w:val="NormalTok"/>
        </w:rPr>
        <w:t xml:space="preserve"> </w:t>
      </w:r>
      <w:r>
        <w:rPr>
          <w:rStyle w:val="FunctionTok"/>
        </w:rPr>
        <w:t>sqrt</w:t>
      </w:r>
      <w:r>
        <w:rPr>
          <w:rStyle w:val="NormalTok"/>
        </w:rPr>
        <w:t>(frac</w:t>
      </w:r>
      <w:r>
        <w:rPr>
          <w:rStyle w:val="SpecialCharTok"/>
        </w:rPr>
        <w:t>*</w:t>
      </w:r>
      <w:r>
        <w:rPr>
          <w:rStyle w:val="NormalTok"/>
        </w:rPr>
        <w:t>crit</w:t>
      </w:r>
      <w:r>
        <w:rPr>
          <w:rStyle w:val="SpecialCharTok"/>
        </w:rPr>
        <w:t>*</w:t>
      </w:r>
      <w:r>
        <w:rPr>
          <w:rStyle w:val="NormalTok"/>
        </w:rPr>
        <w:t>(covar[</w:t>
      </w:r>
      <w:r>
        <w:rPr>
          <w:rStyle w:val="DecValTok"/>
        </w:rPr>
        <w:t>4</w:t>
      </w:r>
      <w:r>
        <w:rPr>
          <w:rStyle w:val="NormalTok"/>
        </w:rPr>
        <w:t>,</w:t>
      </w:r>
      <w:r>
        <w:rPr>
          <w:rStyle w:val="DecValTok"/>
        </w:rPr>
        <w:t>4</w:t>
      </w:r>
      <w:r>
        <w:rPr>
          <w:rStyle w:val="NormalTok"/>
        </w:rPr>
        <w:t>]</w:t>
      </w:r>
      <w:r>
        <w:rPr>
          <w:rStyle w:val="SpecialCharTok"/>
        </w:rPr>
        <w:t>/</w:t>
      </w:r>
      <w:r>
        <w:rPr>
          <w:rStyle w:val="NormalTok"/>
        </w:rPr>
        <w:t>n))</w:t>
      </w:r>
      <w:r>
        <w:br/>
      </w:r>
      <w:r>
        <w:rPr>
          <w:rStyle w:val="NormalTok"/>
        </w:rPr>
        <w:t xml:space="preserve">pos5 </w:t>
      </w:r>
      <w:r>
        <w:rPr>
          <w:rStyle w:val="OtherTok"/>
        </w:rPr>
        <w:t>&lt;-</w:t>
      </w:r>
      <w:r>
        <w:rPr>
          <w:rStyle w:val="NormalTok"/>
        </w:rPr>
        <w:t xml:space="preserve"> xbar[</w:t>
      </w:r>
      <w:r>
        <w:rPr>
          <w:rStyle w:val="DecValTok"/>
        </w:rPr>
        <w:t>4</w:t>
      </w:r>
      <w:r>
        <w:rPr>
          <w:rStyle w:val="NormalTok"/>
        </w:rPr>
        <w:t xml:space="preserve">] </w:t>
      </w:r>
      <w:r>
        <w:rPr>
          <w:rStyle w:val="SpecialCharTok"/>
        </w:rPr>
        <w:t>+</w:t>
      </w:r>
      <w:r>
        <w:rPr>
          <w:rStyle w:val="NormalTok"/>
        </w:rPr>
        <w:t xml:space="preserve"> </w:t>
      </w:r>
      <w:r>
        <w:rPr>
          <w:rStyle w:val="FunctionTok"/>
        </w:rPr>
        <w:t>sqrt</w:t>
      </w:r>
      <w:r>
        <w:rPr>
          <w:rStyle w:val="NormalTok"/>
        </w:rPr>
        <w:t>(frac</w:t>
      </w:r>
      <w:r>
        <w:rPr>
          <w:rStyle w:val="SpecialCharTok"/>
        </w:rPr>
        <w:t>*</w:t>
      </w:r>
      <w:r>
        <w:rPr>
          <w:rStyle w:val="NormalTok"/>
        </w:rPr>
        <w:t>crit</w:t>
      </w:r>
      <w:r>
        <w:rPr>
          <w:rStyle w:val="SpecialCharTok"/>
        </w:rPr>
        <w:t>*</w:t>
      </w:r>
      <w:r>
        <w:rPr>
          <w:rStyle w:val="NormalTok"/>
        </w:rPr>
        <w:t>(covar[</w:t>
      </w:r>
      <w:r>
        <w:rPr>
          <w:rStyle w:val="DecValTok"/>
        </w:rPr>
        <w:t>4</w:t>
      </w:r>
      <w:r>
        <w:rPr>
          <w:rStyle w:val="NormalTok"/>
        </w:rPr>
        <w:t>,</w:t>
      </w:r>
      <w:r>
        <w:rPr>
          <w:rStyle w:val="DecValTok"/>
        </w:rPr>
        <w:t>4</w:t>
      </w:r>
      <w:r>
        <w:rPr>
          <w:rStyle w:val="NormalTok"/>
        </w:rPr>
        <w:t>]</w:t>
      </w:r>
      <w:r>
        <w:rPr>
          <w:rStyle w:val="SpecialCharTok"/>
        </w:rPr>
        <w:t>/</w:t>
      </w:r>
      <w:r>
        <w:rPr>
          <w:rStyle w:val="NormalTok"/>
        </w:rPr>
        <w:t>n))</w:t>
      </w:r>
      <w:r>
        <w:br/>
      </w:r>
      <w:r>
        <w:rPr>
          <w:rStyle w:val="FunctionTok"/>
        </w:rPr>
        <w:t>cat</w:t>
      </w:r>
      <w:r>
        <w:rPr>
          <w:rStyle w:val="NormalTok"/>
        </w:rPr>
        <w:t>(</w:t>
      </w:r>
      <w:r>
        <w:rPr>
          <w:rStyle w:val="StringTok"/>
        </w:rPr>
        <w:t>"("</w:t>
      </w:r>
      <w:r>
        <w:rPr>
          <w:rStyle w:val="NormalTok"/>
        </w:rPr>
        <w:t xml:space="preserve">, neg5, </w:t>
      </w:r>
      <w:r>
        <w:rPr>
          <w:rStyle w:val="StringTok"/>
        </w:rPr>
        <w:t>","</w:t>
      </w:r>
      <w:r>
        <w:rPr>
          <w:rStyle w:val="NormalTok"/>
        </w:rPr>
        <w:t xml:space="preserve">, pos5, </w:t>
      </w:r>
      <w:r>
        <w:rPr>
          <w:rStyle w:val="StringTok"/>
        </w:rPr>
        <w:t>")"</w:t>
      </w:r>
      <w:r>
        <w:rPr>
          <w:rStyle w:val="NormalTok"/>
        </w:rPr>
        <w:t>)</w:t>
      </w:r>
      <w:r>
        <w:br/>
      </w:r>
      <w:r>
        <w:rPr>
          <w:rStyle w:val="NormalTok"/>
        </w:rPr>
        <w:t xml:space="preserve">neg23 </w:t>
      </w:r>
      <w:r>
        <w:rPr>
          <w:rStyle w:val="OtherTok"/>
        </w:rPr>
        <w:t>&lt;-</w:t>
      </w:r>
      <w:r>
        <w:rPr>
          <w:rStyle w:val="NormalTok"/>
        </w:rPr>
        <w:t xml:space="preserve"> (xbar[</w:t>
      </w:r>
      <w:r>
        <w:rPr>
          <w:rStyle w:val="DecValTok"/>
        </w:rPr>
        <w:t>2</w:t>
      </w:r>
      <w:r>
        <w:rPr>
          <w:rStyle w:val="NormalTok"/>
        </w:rPr>
        <w:t>]</w:t>
      </w:r>
      <w:r>
        <w:rPr>
          <w:rStyle w:val="SpecialCharTok"/>
        </w:rPr>
        <w:t>-</w:t>
      </w:r>
      <w:r>
        <w:rPr>
          <w:rStyle w:val="NormalTok"/>
        </w:rPr>
        <w:t>xbar[</w:t>
      </w:r>
      <w:r>
        <w:rPr>
          <w:rStyle w:val="DecValTok"/>
        </w:rPr>
        <w:t>1</w:t>
      </w:r>
      <w:r>
        <w:rPr>
          <w:rStyle w:val="NormalTok"/>
        </w:rPr>
        <w:t xml:space="preserve">]) </w:t>
      </w:r>
      <w:r>
        <w:rPr>
          <w:rStyle w:val="SpecialCharTok"/>
        </w:rPr>
        <w:t>-</w:t>
      </w:r>
      <w:r>
        <w:rPr>
          <w:rStyle w:val="NormalTok"/>
        </w:rPr>
        <w:t xml:space="preserve"> </w:t>
      </w:r>
      <w:r>
        <w:rPr>
          <w:rStyle w:val="FunctionTok"/>
        </w:rPr>
        <w:t>sqrt</w:t>
      </w:r>
      <w:r>
        <w:rPr>
          <w:rStyle w:val="NormalTok"/>
        </w:rPr>
        <w:t>(frac</w:t>
      </w:r>
      <w:r>
        <w:rPr>
          <w:rStyle w:val="SpecialCharTok"/>
        </w:rPr>
        <w:t>*</w:t>
      </w:r>
      <w:r>
        <w:rPr>
          <w:rStyle w:val="NormalTok"/>
        </w:rPr>
        <w:t>crit</w:t>
      </w:r>
      <w:r>
        <w:rPr>
          <w:rStyle w:val="SpecialCharTok"/>
        </w:rPr>
        <w:t>*</w:t>
      </w:r>
      <w:r>
        <w:rPr>
          <w:rStyle w:val="NormalTok"/>
        </w:rPr>
        <w:t>((covar[</w:t>
      </w:r>
      <w:r>
        <w:rPr>
          <w:rStyle w:val="DecValTok"/>
        </w:rPr>
        <w:t>2</w:t>
      </w:r>
      <w:r>
        <w:rPr>
          <w:rStyle w:val="NormalTok"/>
        </w:rPr>
        <w:t>,</w:t>
      </w:r>
      <w:r>
        <w:rPr>
          <w:rStyle w:val="DecValTok"/>
        </w:rPr>
        <w:t>2</w:t>
      </w:r>
      <w:r>
        <w:rPr>
          <w:rStyle w:val="NormalTok"/>
        </w:rPr>
        <w:t>]</w:t>
      </w:r>
      <w:r>
        <w:rPr>
          <w:rStyle w:val="SpecialCharTok"/>
        </w:rPr>
        <w:t>-</w:t>
      </w:r>
      <w:r>
        <w:rPr>
          <w:rStyle w:val="NormalTok"/>
        </w:rPr>
        <w:t>covar[</w:t>
      </w:r>
      <w:r>
        <w:rPr>
          <w:rStyle w:val="DecValTok"/>
        </w:rPr>
        <w:t>1</w:t>
      </w:r>
      <w:r>
        <w:rPr>
          <w:rStyle w:val="NormalTok"/>
        </w:rPr>
        <w:t>,</w:t>
      </w:r>
      <w:r>
        <w:rPr>
          <w:rStyle w:val="DecValTok"/>
        </w:rPr>
        <w:t>1</w:t>
      </w:r>
      <w:r>
        <w:rPr>
          <w:rStyle w:val="NormalTok"/>
        </w:rPr>
        <w:t>])</w:t>
      </w:r>
      <w:r>
        <w:rPr>
          <w:rStyle w:val="SpecialCharTok"/>
        </w:rPr>
        <w:t>/</w:t>
      </w:r>
      <w:r>
        <w:rPr>
          <w:rStyle w:val="NormalTok"/>
        </w:rPr>
        <w:t>n))</w:t>
      </w:r>
      <w:r>
        <w:br/>
      </w:r>
      <w:r>
        <w:rPr>
          <w:rStyle w:val="NormalTok"/>
        </w:rPr>
        <w:t xml:space="preserve">pos23 </w:t>
      </w:r>
      <w:r>
        <w:rPr>
          <w:rStyle w:val="OtherTok"/>
        </w:rPr>
        <w:t>&lt;-</w:t>
      </w:r>
      <w:r>
        <w:rPr>
          <w:rStyle w:val="NormalTok"/>
        </w:rPr>
        <w:t xml:space="preserve"> (xbar[</w:t>
      </w:r>
      <w:r>
        <w:rPr>
          <w:rStyle w:val="DecValTok"/>
        </w:rPr>
        <w:t>2</w:t>
      </w:r>
      <w:r>
        <w:rPr>
          <w:rStyle w:val="NormalTok"/>
        </w:rPr>
        <w:t>]</w:t>
      </w:r>
      <w:r>
        <w:rPr>
          <w:rStyle w:val="SpecialCharTok"/>
        </w:rPr>
        <w:t>-</w:t>
      </w:r>
      <w:r>
        <w:rPr>
          <w:rStyle w:val="NormalTok"/>
        </w:rPr>
        <w:t>xbar[</w:t>
      </w:r>
      <w:r>
        <w:rPr>
          <w:rStyle w:val="DecValTok"/>
        </w:rPr>
        <w:t>1</w:t>
      </w:r>
      <w:r>
        <w:rPr>
          <w:rStyle w:val="NormalTok"/>
        </w:rPr>
        <w:t xml:space="preserve">]) </w:t>
      </w:r>
      <w:r>
        <w:rPr>
          <w:rStyle w:val="SpecialCharTok"/>
        </w:rPr>
        <w:t>+</w:t>
      </w:r>
      <w:r>
        <w:rPr>
          <w:rStyle w:val="NormalTok"/>
        </w:rPr>
        <w:t xml:space="preserve"> </w:t>
      </w:r>
      <w:r>
        <w:rPr>
          <w:rStyle w:val="FunctionTok"/>
        </w:rPr>
        <w:t>sqrt</w:t>
      </w:r>
      <w:r>
        <w:rPr>
          <w:rStyle w:val="NormalTok"/>
        </w:rPr>
        <w:t>(frac</w:t>
      </w:r>
      <w:r>
        <w:rPr>
          <w:rStyle w:val="SpecialCharTok"/>
        </w:rPr>
        <w:t>*</w:t>
      </w:r>
      <w:r>
        <w:rPr>
          <w:rStyle w:val="NormalTok"/>
        </w:rPr>
        <w:t>crit</w:t>
      </w:r>
      <w:r>
        <w:rPr>
          <w:rStyle w:val="SpecialCharTok"/>
        </w:rPr>
        <w:t>*</w:t>
      </w:r>
      <w:r>
        <w:rPr>
          <w:rStyle w:val="NormalTok"/>
        </w:rPr>
        <w:t>((covar[</w:t>
      </w:r>
      <w:r>
        <w:rPr>
          <w:rStyle w:val="DecValTok"/>
        </w:rPr>
        <w:t>2</w:t>
      </w:r>
      <w:r>
        <w:rPr>
          <w:rStyle w:val="NormalTok"/>
        </w:rPr>
        <w:t>,</w:t>
      </w:r>
      <w:r>
        <w:rPr>
          <w:rStyle w:val="DecValTok"/>
        </w:rPr>
        <w:t>2</w:t>
      </w:r>
      <w:r>
        <w:rPr>
          <w:rStyle w:val="NormalTok"/>
        </w:rPr>
        <w:t>]</w:t>
      </w:r>
      <w:r>
        <w:rPr>
          <w:rStyle w:val="SpecialCharTok"/>
        </w:rPr>
        <w:t>-</w:t>
      </w:r>
      <w:r>
        <w:rPr>
          <w:rStyle w:val="NormalTok"/>
        </w:rPr>
        <w:t>covar[</w:t>
      </w:r>
      <w:r>
        <w:rPr>
          <w:rStyle w:val="DecValTok"/>
        </w:rPr>
        <w:t>1</w:t>
      </w:r>
      <w:r>
        <w:rPr>
          <w:rStyle w:val="NormalTok"/>
        </w:rPr>
        <w:t>,</w:t>
      </w:r>
      <w:r>
        <w:rPr>
          <w:rStyle w:val="DecValTok"/>
        </w:rPr>
        <w:t>1</w:t>
      </w:r>
      <w:r>
        <w:rPr>
          <w:rStyle w:val="NormalTok"/>
        </w:rPr>
        <w:t>])</w:t>
      </w:r>
      <w:r>
        <w:rPr>
          <w:rStyle w:val="SpecialCharTok"/>
        </w:rPr>
        <w:t>/</w:t>
      </w:r>
      <w:r>
        <w:rPr>
          <w:rStyle w:val="NormalTok"/>
        </w:rPr>
        <w:t>n))</w:t>
      </w:r>
      <w:r>
        <w:br/>
      </w:r>
      <w:r>
        <w:rPr>
          <w:rStyle w:val="FunctionTok"/>
        </w:rPr>
        <w:t>cat</w:t>
      </w:r>
      <w:r>
        <w:rPr>
          <w:rStyle w:val="NormalTok"/>
        </w:rPr>
        <w:t>(</w:t>
      </w:r>
      <w:r>
        <w:rPr>
          <w:rStyle w:val="StringTok"/>
        </w:rPr>
        <w:t>"Length2 - Length3: ("</w:t>
      </w:r>
      <w:r>
        <w:rPr>
          <w:rStyle w:val="NormalTok"/>
        </w:rPr>
        <w:t xml:space="preserve">, neg23, </w:t>
      </w:r>
      <w:r>
        <w:rPr>
          <w:rStyle w:val="StringTok"/>
        </w:rPr>
        <w:t>","</w:t>
      </w:r>
      <w:r>
        <w:rPr>
          <w:rStyle w:val="NormalTok"/>
        </w:rPr>
        <w:t xml:space="preserve">, pos23, </w:t>
      </w:r>
      <w:r>
        <w:rPr>
          <w:rStyle w:val="StringTok"/>
        </w:rPr>
        <w:t xml:space="preserve">") </w:t>
      </w:r>
      <w:r>
        <w:rPr>
          <w:rStyle w:val="SpecialCharTok"/>
        </w:rPr>
        <w:t>\n</w:t>
      </w:r>
      <w:r>
        <w:rPr>
          <w:rStyle w:val="StringTok"/>
        </w:rPr>
        <w:t>"</w:t>
      </w:r>
      <w:r>
        <w:rPr>
          <w:rStyle w:val="NormalTok"/>
        </w:rPr>
        <w:t>)</w:t>
      </w:r>
      <w:r>
        <w:br/>
      </w:r>
      <w:r>
        <w:rPr>
          <w:rStyle w:val="CommentTok"/>
        </w:rPr>
        <w:t># 3-4</w:t>
      </w:r>
      <w:r>
        <w:br/>
      </w:r>
      <w:r>
        <w:rPr>
          <w:rStyle w:val="NormalTok"/>
        </w:rPr>
        <w:t xml:space="preserve">neg34 </w:t>
      </w:r>
      <w:r>
        <w:rPr>
          <w:rStyle w:val="OtherTok"/>
        </w:rPr>
        <w:t>&lt;-</w:t>
      </w:r>
      <w:r>
        <w:rPr>
          <w:rStyle w:val="NormalTok"/>
        </w:rPr>
        <w:t xml:space="preserve"> (xbar[</w:t>
      </w:r>
      <w:r>
        <w:rPr>
          <w:rStyle w:val="DecValTok"/>
        </w:rPr>
        <w:t>2</w:t>
      </w:r>
      <w:r>
        <w:rPr>
          <w:rStyle w:val="NormalTok"/>
        </w:rPr>
        <w:t>]</w:t>
      </w:r>
      <w:r>
        <w:rPr>
          <w:rStyle w:val="SpecialCharTok"/>
        </w:rPr>
        <w:t>-</w:t>
      </w:r>
      <w:r>
        <w:rPr>
          <w:rStyle w:val="NormalTok"/>
        </w:rPr>
        <w:t>xbar[</w:t>
      </w:r>
      <w:r>
        <w:rPr>
          <w:rStyle w:val="DecValTok"/>
        </w:rPr>
        <w:t>3</w:t>
      </w:r>
      <w:r>
        <w:rPr>
          <w:rStyle w:val="NormalTok"/>
        </w:rPr>
        <w:t xml:space="preserve">]) </w:t>
      </w:r>
      <w:r>
        <w:rPr>
          <w:rStyle w:val="SpecialCharTok"/>
        </w:rPr>
        <w:t>-</w:t>
      </w:r>
      <w:r>
        <w:rPr>
          <w:rStyle w:val="NormalTok"/>
        </w:rPr>
        <w:t xml:space="preserve"> </w:t>
      </w:r>
      <w:r>
        <w:rPr>
          <w:rStyle w:val="FunctionTok"/>
        </w:rPr>
        <w:t>sqrt</w:t>
      </w:r>
      <w:r>
        <w:rPr>
          <w:rStyle w:val="NormalTok"/>
        </w:rPr>
        <w:t>(frac</w:t>
      </w:r>
      <w:r>
        <w:rPr>
          <w:rStyle w:val="SpecialCharTok"/>
        </w:rPr>
        <w:t>*</w:t>
      </w:r>
      <w:r>
        <w:rPr>
          <w:rStyle w:val="NormalTok"/>
        </w:rPr>
        <w:t>crit</w:t>
      </w:r>
      <w:r>
        <w:rPr>
          <w:rStyle w:val="SpecialCharTok"/>
        </w:rPr>
        <w:t>*</w:t>
      </w:r>
      <w:r>
        <w:rPr>
          <w:rStyle w:val="NormalTok"/>
        </w:rPr>
        <w:t>((covar[</w:t>
      </w:r>
      <w:r>
        <w:rPr>
          <w:rStyle w:val="DecValTok"/>
        </w:rPr>
        <w:t>2</w:t>
      </w:r>
      <w:r>
        <w:rPr>
          <w:rStyle w:val="NormalTok"/>
        </w:rPr>
        <w:t>,</w:t>
      </w:r>
      <w:r>
        <w:rPr>
          <w:rStyle w:val="DecValTok"/>
        </w:rPr>
        <w:t>2</w:t>
      </w:r>
      <w:r>
        <w:rPr>
          <w:rStyle w:val="NormalTok"/>
        </w:rPr>
        <w:t>]</w:t>
      </w:r>
      <w:r>
        <w:rPr>
          <w:rStyle w:val="SpecialCharTok"/>
        </w:rPr>
        <w:t>-</w:t>
      </w:r>
      <w:r>
        <w:rPr>
          <w:rStyle w:val="NormalTok"/>
        </w:rPr>
        <w:t>covar[</w:t>
      </w:r>
      <w:r>
        <w:rPr>
          <w:rStyle w:val="DecValTok"/>
        </w:rPr>
        <w:t>3</w:t>
      </w:r>
      <w:r>
        <w:rPr>
          <w:rStyle w:val="NormalTok"/>
        </w:rPr>
        <w:t>,</w:t>
      </w:r>
      <w:r>
        <w:rPr>
          <w:rStyle w:val="DecValTok"/>
        </w:rPr>
        <w:t>3</w:t>
      </w:r>
      <w:r>
        <w:rPr>
          <w:rStyle w:val="NormalTok"/>
        </w:rPr>
        <w:t>])</w:t>
      </w:r>
      <w:r>
        <w:rPr>
          <w:rStyle w:val="SpecialCharTok"/>
        </w:rPr>
        <w:t>/</w:t>
      </w:r>
      <w:r>
        <w:rPr>
          <w:rStyle w:val="NormalTok"/>
        </w:rPr>
        <w:t>n))</w:t>
      </w:r>
      <w:r>
        <w:br/>
      </w:r>
      <w:r>
        <w:rPr>
          <w:rStyle w:val="NormalTok"/>
        </w:rPr>
        <w:t xml:space="preserve">pos34 </w:t>
      </w:r>
      <w:r>
        <w:rPr>
          <w:rStyle w:val="OtherTok"/>
        </w:rPr>
        <w:t>&lt;-</w:t>
      </w:r>
      <w:r>
        <w:rPr>
          <w:rStyle w:val="NormalTok"/>
        </w:rPr>
        <w:t xml:space="preserve"> (xbar[</w:t>
      </w:r>
      <w:r>
        <w:rPr>
          <w:rStyle w:val="DecValTok"/>
        </w:rPr>
        <w:t>2</w:t>
      </w:r>
      <w:r>
        <w:rPr>
          <w:rStyle w:val="NormalTok"/>
        </w:rPr>
        <w:t>]</w:t>
      </w:r>
      <w:r>
        <w:rPr>
          <w:rStyle w:val="SpecialCharTok"/>
        </w:rPr>
        <w:t>-</w:t>
      </w:r>
      <w:r>
        <w:rPr>
          <w:rStyle w:val="NormalTok"/>
        </w:rPr>
        <w:t>xbar[</w:t>
      </w:r>
      <w:r>
        <w:rPr>
          <w:rStyle w:val="DecValTok"/>
        </w:rPr>
        <w:t>3</w:t>
      </w:r>
      <w:r>
        <w:rPr>
          <w:rStyle w:val="NormalTok"/>
        </w:rPr>
        <w:t xml:space="preserve">]) </w:t>
      </w:r>
      <w:r>
        <w:rPr>
          <w:rStyle w:val="SpecialCharTok"/>
        </w:rPr>
        <w:t>+</w:t>
      </w:r>
      <w:r>
        <w:rPr>
          <w:rStyle w:val="NormalTok"/>
        </w:rPr>
        <w:t xml:space="preserve"> </w:t>
      </w:r>
      <w:r>
        <w:rPr>
          <w:rStyle w:val="FunctionTok"/>
        </w:rPr>
        <w:t>sqrt</w:t>
      </w:r>
      <w:r>
        <w:rPr>
          <w:rStyle w:val="NormalTok"/>
        </w:rPr>
        <w:t>(frac</w:t>
      </w:r>
      <w:r>
        <w:rPr>
          <w:rStyle w:val="SpecialCharTok"/>
        </w:rPr>
        <w:t>*</w:t>
      </w:r>
      <w:r>
        <w:rPr>
          <w:rStyle w:val="NormalTok"/>
        </w:rPr>
        <w:t>crit</w:t>
      </w:r>
      <w:r>
        <w:rPr>
          <w:rStyle w:val="SpecialCharTok"/>
        </w:rPr>
        <w:t>*</w:t>
      </w:r>
      <w:r>
        <w:rPr>
          <w:rStyle w:val="NormalTok"/>
        </w:rPr>
        <w:t>((covar[</w:t>
      </w:r>
      <w:r>
        <w:rPr>
          <w:rStyle w:val="DecValTok"/>
        </w:rPr>
        <w:t>2</w:t>
      </w:r>
      <w:r>
        <w:rPr>
          <w:rStyle w:val="NormalTok"/>
        </w:rPr>
        <w:t>,</w:t>
      </w:r>
      <w:r>
        <w:rPr>
          <w:rStyle w:val="DecValTok"/>
        </w:rPr>
        <w:t>2</w:t>
      </w:r>
      <w:r>
        <w:rPr>
          <w:rStyle w:val="NormalTok"/>
        </w:rPr>
        <w:t>]</w:t>
      </w:r>
      <w:r>
        <w:rPr>
          <w:rStyle w:val="SpecialCharTok"/>
        </w:rPr>
        <w:t>-</w:t>
      </w:r>
      <w:r>
        <w:rPr>
          <w:rStyle w:val="NormalTok"/>
        </w:rPr>
        <w:t>covar[</w:t>
      </w:r>
      <w:r>
        <w:rPr>
          <w:rStyle w:val="DecValTok"/>
        </w:rPr>
        <w:t>3</w:t>
      </w:r>
      <w:r>
        <w:rPr>
          <w:rStyle w:val="NormalTok"/>
        </w:rPr>
        <w:t>,</w:t>
      </w:r>
      <w:r>
        <w:rPr>
          <w:rStyle w:val="DecValTok"/>
        </w:rPr>
        <w:t>3</w:t>
      </w:r>
      <w:r>
        <w:rPr>
          <w:rStyle w:val="NormalTok"/>
        </w:rPr>
        <w:t>])</w:t>
      </w:r>
      <w:r>
        <w:rPr>
          <w:rStyle w:val="SpecialCharTok"/>
        </w:rPr>
        <w:t>/</w:t>
      </w:r>
      <w:r>
        <w:rPr>
          <w:rStyle w:val="NormalTok"/>
        </w:rPr>
        <w:t>n))</w:t>
      </w:r>
      <w:r>
        <w:br/>
      </w:r>
      <w:r>
        <w:rPr>
          <w:rStyle w:val="FunctionTok"/>
        </w:rPr>
        <w:t>cat</w:t>
      </w:r>
      <w:r>
        <w:rPr>
          <w:rStyle w:val="NormalTok"/>
        </w:rPr>
        <w:t>(</w:t>
      </w:r>
      <w:r>
        <w:rPr>
          <w:rStyle w:val="StringTok"/>
        </w:rPr>
        <w:t>"Length3 - Length4: ("</w:t>
      </w:r>
      <w:r>
        <w:rPr>
          <w:rStyle w:val="NormalTok"/>
        </w:rPr>
        <w:t xml:space="preserve">, neg34, </w:t>
      </w:r>
      <w:r>
        <w:rPr>
          <w:rStyle w:val="StringTok"/>
        </w:rPr>
        <w:t>","</w:t>
      </w:r>
      <w:r>
        <w:rPr>
          <w:rStyle w:val="NormalTok"/>
        </w:rPr>
        <w:t xml:space="preserve">, pos34, </w:t>
      </w:r>
      <w:r>
        <w:rPr>
          <w:rStyle w:val="StringTok"/>
        </w:rPr>
        <w:t xml:space="preserve">") </w:t>
      </w:r>
      <w:r>
        <w:rPr>
          <w:rStyle w:val="SpecialCharTok"/>
        </w:rPr>
        <w:t>\n</w:t>
      </w:r>
      <w:r>
        <w:rPr>
          <w:rStyle w:val="StringTok"/>
        </w:rPr>
        <w:t>"</w:t>
      </w:r>
      <w:r>
        <w:rPr>
          <w:rStyle w:val="NormalTok"/>
        </w:rPr>
        <w:t>)</w:t>
      </w:r>
      <w:r>
        <w:br/>
      </w:r>
      <w:r>
        <w:rPr>
          <w:rStyle w:val="CommentTok"/>
        </w:rPr>
        <w:t># 4-5</w:t>
      </w:r>
      <w:r>
        <w:br/>
      </w:r>
      <w:r>
        <w:rPr>
          <w:rStyle w:val="NormalTok"/>
        </w:rPr>
        <w:t xml:space="preserve">neg45 </w:t>
      </w:r>
      <w:r>
        <w:rPr>
          <w:rStyle w:val="OtherTok"/>
        </w:rPr>
        <w:t>&lt;-</w:t>
      </w:r>
      <w:r>
        <w:rPr>
          <w:rStyle w:val="NormalTok"/>
        </w:rPr>
        <w:t xml:space="preserve"> (xbar[</w:t>
      </w:r>
      <w:r>
        <w:rPr>
          <w:rStyle w:val="DecValTok"/>
        </w:rPr>
        <w:t>4</w:t>
      </w:r>
      <w:r>
        <w:rPr>
          <w:rStyle w:val="NormalTok"/>
        </w:rPr>
        <w:t>]</w:t>
      </w:r>
      <w:r>
        <w:rPr>
          <w:rStyle w:val="SpecialCharTok"/>
        </w:rPr>
        <w:t>-</w:t>
      </w:r>
      <w:r>
        <w:rPr>
          <w:rStyle w:val="NormalTok"/>
        </w:rPr>
        <w:t>xbar[</w:t>
      </w:r>
      <w:r>
        <w:rPr>
          <w:rStyle w:val="DecValTok"/>
        </w:rPr>
        <w:t>3</w:t>
      </w:r>
      <w:r>
        <w:rPr>
          <w:rStyle w:val="NormalTok"/>
        </w:rPr>
        <w:t xml:space="preserve">]) </w:t>
      </w:r>
      <w:r>
        <w:rPr>
          <w:rStyle w:val="SpecialCharTok"/>
        </w:rPr>
        <w:t>-</w:t>
      </w:r>
      <w:r>
        <w:rPr>
          <w:rStyle w:val="NormalTok"/>
        </w:rPr>
        <w:t xml:space="preserve"> </w:t>
      </w:r>
      <w:r>
        <w:rPr>
          <w:rStyle w:val="FunctionTok"/>
        </w:rPr>
        <w:t>sqrt</w:t>
      </w:r>
      <w:r>
        <w:rPr>
          <w:rStyle w:val="NormalTok"/>
        </w:rPr>
        <w:t>(frac</w:t>
      </w:r>
      <w:r>
        <w:rPr>
          <w:rStyle w:val="SpecialCharTok"/>
        </w:rPr>
        <w:t>*</w:t>
      </w:r>
      <w:r>
        <w:rPr>
          <w:rStyle w:val="NormalTok"/>
        </w:rPr>
        <w:t>crit</w:t>
      </w:r>
      <w:r>
        <w:rPr>
          <w:rStyle w:val="SpecialCharTok"/>
        </w:rPr>
        <w:t>*</w:t>
      </w:r>
      <w:r>
        <w:rPr>
          <w:rStyle w:val="NormalTok"/>
        </w:rPr>
        <w:t>((covar[</w:t>
      </w:r>
      <w:r>
        <w:rPr>
          <w:rStyle w:val="DecValTok"/>
        </w:rPr>
        <w:t>4</w:t>
      </w:r>
      <w:r>
        <w:rPr>
          <w:rStyle w:val="NormalTok"/>
        </w:rPr>
        <w:t>,</w:t>
      </w:r>
      <w:r>
        <w:rPr>
          <w:rStyle w:val="DecValTok"/>
        </w:rPr>
        <w:t>4</w:t>
      </w:r>
      <w:r>
        <w:rPr>
          <w:rStyle w:val="NormalTok"/>
        </w:rPr>
        <w:t>]</w:t>
      </w:r>
      <w:r>
        <w:rPr>
          <w:rStyle w:val="SpecialCharTok"/>
        </w:rPr>
        <w:t>-</w:t>
      </w:r>
      <w:r>
        <w:rPr>
          <w:rStyle w:val="NormalTok"/>
        </w:rPr>
        <w:t>covar[</w:t>
      </w:r>
      <w:r>
        <w:rPr>
          <w:rStyle w:val="DecValTok"/>
        </w:rPr>
        <w:t>3</w:t>
      </w:r>
      <w:r>
        <w:rPr>
          <w:rStyle w:val="NormalTok"/>
        </w:rPr>
        <w:t>,</w:t>
      </w:r>
      <w:r>
        <w:rPr>
          <w:rStyle w:val="DecValTok"/>
        </w:rPr>
        <w:t>3</w:t>
      </w:r>
      <w:r>
        <w:rPr>
          <w:rStyle w:val="NormalTok"/>
        </w:rPr>
        <w:t>])</w:t>
      </w:r>
      <w:r>
        <w:rPr>
          <w:rStyle w:val="SpecialCharTok"/>
        </w:rPr>
        <w:t>/</w:t>
      </w:r>
      <w:r>
        <w:rPr>
          <w:rStyle w:val="NormalTok"/>
        </w:rPr>
        <w:t>n))</w:t>
      </w:r>
      <w:r>
        <w:br/>
      </w:r>
      <w:r>
        <w:rPr>
          <w:rStyle w:val="NormalTok"/>
        </w:rPr>
        <w:t xml:space="preserve">pos45 </w:t>
      </w:r>
      <w:r>
        <w:rPr>
          <w:rStyle w:val="OtherTok"/>
        </w:rPr>
        <w:t>&lt;-</w:t>
      </w:r>
      <w:r>
        <w:rPr>
          <w:rStyle w:val="NormalTok"/>
        </w:rPr>
        <w:t xml:space="preserve"> (xbar[</w:t>
      </w:r>
      <w:r>
        <w:rPr>
          <w:rStyle w:val="DecValTok"/>
        </w:rPr>
        <w:t>4</w:t>
      </w:r>
      <w:r>
        <w:rPr>
          <w:rStyle w:val="NormalTok"/>
        </w:rPr>
        <w:t>]</w:t>
      </w:r>
      <w:r>
        <w:rPr>
          <w:rStyle w:val="SpecialCharTok"/>
        </w:rPr>
        <w:t>-</w:t>
      </w:r>
      <w:r>
        <w:rPr>
          <w:rStyle w:val="NormalTok"/>
        </w:rPr>
        <w:t>xbar[</w:t>
      </w:r>
      <w:r>
        <w:rPr>
          <w:rStyle w:val="DecValTok"/>
        </w:rPr>
        <w:t>3</w:t>
      </w:r>
      <w:r>
        <w:rPr>
          <w:rStyle w:val="NormalTok"/>
        </w:rPr>
        <w:t xml:space="preserve">]) </w:t>
      </w:r>
      <w:r>
        <w:rPr>
          <w:rStyle w:val="SpecialCharTok"/>
        </w:rPr>
        <w:t>+</w:t>
      </w:r>
      <w:r>
        <w:rPr>
          <w:rStyle w:val="NormalTok"/>
        </w:rPr>
        <w:t xml:space="preserve"> </w:t>
      </w:r>
      <w:r>
        <w:rPr>
          <w:rStyle w:val="FunctionTok"/>
        </w:rPr>
        <w:t>sqrt</w:t>
      </w:r>
      <w:r>
        <w:rPr>
          <w:rStyle w:val="NormalTok"/>
        </w:rPr>
        <w:t>(frac</w:t>
      </w:r>
      <w:r>
        <w:rPr>
          <w:rStyle w:val="SpecialCharTok"/>
        </w:rPr>
        <w:t>*</w:t>
      </w:r>
      <w:r>
        <w:rPr>
          <w:rStyle w:val="NormalTok"/>
        </w:rPr>
        <w:t>crit</w:t>
      </w:r>
      <w:r>
        <w:rPr>
          <w:rStyle w:val="SpecialCharTok"/>
        </w:rPr>
        <w:t>*</w:t>
      </w:r>
      <w:r>
        <w:rPr>
          <w:rStyle w:val="NormalTok"/>
        </w:rPr>
        <w:t>((covar[</w:t>
      </w:r>
      <w:r>
        <w:rPr>
          <w:rStyle w:val="DecValTok"/>
        </w:rPr>
        <w:t>4</w:t>
      </w:r>
      <w:r>
        <w:rPr>
          <w:rStyle w:val="NormalTok"/>
        </w:rPr>
        <w:t>,</w:t>
      </w:r>
      <w:r>
        <w:rPr>
          <w:rStyle w:val="DecValTok"/>
        </w:rPr>
        <w:t>4</w:t>
      </w:r>
      <w:r>
        <w:rPr>
          <w:rStyle w:val="NormalTok"/>
        </w:rPr>
        <w:t>]</w:t>
      </w:r>
      <w:r>
        <w:rPr>
          <w:rStyle w:val="SpecialCharTok"/>
        </w:rPr>
        <w:t>-</w:t>
      </w:r>
      <w:r>
        <w:rPr>
          <w:rStyle w:val="NormalTok"/>
        </w:rPr>
        <w:t>covar[</w:t>
      </w:r>
      <w:r>
        <w:rPr>
          <w:rStyle w:val="DecValTok"/>
        </w:rPr>
        <w:t>3</w:t>
      </w:r>
      <w:r>
        <w:rPr>
          <w:rStyle w:val="NormalTok"/>
        </w:rPr>
        <w:t>,</w:t>
      </w:r>
      <w:r>
        <w:rPr>
          <w:rStyle w:val="DecValTok"/>
        </w:rPr>
        <w:t>3</w:t>
      </w:r>
      <w:r>
        <w:rPr>
          <w:rStyle w:val="NormalTok"/>
        </w:rPr>
        <w:t>])</w:t>
      </w:r>
      <w:r>
        <w:rPr>
          <w:rStyle w:val="SpecialCharTok"/>
        </w:rPr>
        <w:t>/</w:t>
      </w:r>
      <w:r>
        <w:rPr>
          <w:rStyle w:val="NormalTok"/>
        </w:rPr>
        <w:t>n))</w:t>
      </w:r>
      <w:r>
        <w:br/>
      </w:r>
      <w:r>
        <w:rPr>
          <w:rStyle w:val="FunctionTok"/>
        </w:rPr>
        <w:t>cat</w:t>
      </w:r>
      <w:r>
        <w:rPr>
          <w:rStyle w:val="NormalTok"/>
        </w:rPr>
        <w:t>(</w:t>
      </w:r>
      <w:r>
        <w:rPr>
          <w:rStyle w:val="StringTok"/>
        </w:rPr>
        <w:t>"Length4 - Length5: ("</w:t>
      </w:r>
      <w:r>
        <w:rPr>
          <w:rStyle w:val="NormalTok"/>
        </w:rPr>
        <w:t xml:space="preserve">, neg45, </w:t>
      </w:r>
      <w:r>
        <w:rPr>
          <w:rStyle w:val="StringTok"/>
        </w:rPr>
        <w:t>","</w:t>
      </w:r>
      <w:r>
        <w:rPr>
          <w:rStyle w:val="NormalTok"/>
        </w:rPr>
        <w:t xml:space="preserve">, pos45, </w:t>
      </w:r>
      <w:r>
        <w:rPr>
          <w:rStyle w:val="StringTok"/>
        </w:rPr>
        <w:t>")"</w:t>
      </w:r>
      <w:r>
        <w:rPr>
          <w:rStyle w:val="NormalTok"/>
        </w:rPr>
        <w:t>)</w:t>
      </w:r>
      <w:r>
        <w:br/>
      </w:r>
      <w:r>
        <w:rPr>
          <w:rStyle w:val="NormalTok"/>
        </w:rPr>
        <w:t xml:space="preserve">a </w:t>
      </w:r>
      <w:r>
        <w:rPr>
          <w:rStyle w:val="OtherTok"/>
        </w:rPr>
        <w:t>&lt;-</w:t>
      </w:r>
      <w:r>
        <w:rPr>
          <w:rStyle w:val="NormalTok"/>
        </w:rPr>
        <w:t xml:space="preserve"> </w:t>
      </w:r>
      <w:r>
        <w:rPr>
          <w:rStyle w:val="FunctionTok"/>
        </w:rPr>
        <w:t>matrix</w:t>
      </w:r>
      <w:r>
        <w:rPr>
          <w:rStyle w:val="NormalTok"/>
        </w:rPr>
        <w:t>(</w:t>
      </w:r>
      <w:r>
        <w:rPr>
          <w:rStyle w:val="FunctionTok"/>
        </w:rPr>
        <w:t>c</w:t>
      </w:r>
      <w:r>
        <w:rPr>
          <w:rStyle w:val="NormalTok"/>
        </w:rPr>
        <w:t>(</w:t>
      </w:r>
      <w:r>
        <w:rPr>
          <w:rStyle w:val="SpecialChar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AttributeTok"/>
        </w:rPr>
        <w:t>ncol =</w:t>
      </w:r>
      <w:r>
        <w:rPr>
          <w:rStyle w:val="NormalTok"/>
        </w:rPr>
        <w:t xml:space="preserve"> </w:t>
      </w:r>
      <w:r>
        <w:rPr>
          <w:rStyle w:val="DecValTok"/>
        </w:rPr>
        <w:t>1</w:t>
      </w:r>
      <w:r>
        <w:rPr>
          <w:rStyle w:val="NormalTok"/>
        </w:rPr>
        <w:t>)</w:t>
      </w:r>
      <w:r>
        <w:br/>
      </w:r>
      <w:r>
        <w:rPr>
          <w:rStyle w:val="NormalTok"/>
        </w:rPr>
        <w:t xml:space="preserve">b </w:t>
      </w:r>
      <w:r>
        <w:rPr>
          <w:rStyle w:val="OtherTok"/>
        </w:rPr>
        <w:t>&lt;-</w:t>
      </w:r>
      <w:r>
        <w:rPr>
          <w:rStyle w:val="NormalTok"/>
        </w:rPr>
        <w:t xml:space="preserve"> </w:t>
      </w:r>
      <w:r>
        <w:rPr>
          <w:rStyle w:val="FunctionTok"/>
        </w:rPr>
        <w:t>matrix</w:t>
      </w:r>
      <w:r>
        <w:rPr>
          <w:rStyle w:val="NormalTok"/>
        </w:rPr>
        <w:t>(</w:t>
      </w:r>
      <w:r>
        <w:rPr>
          <w:rStyle w:val="FunctionTok"/>
        </w:rPr>
        <w:t>c</w:t>
      </w:r>
      <w:r>
        <w:rPr>
          <w:rStyle w:val="NormalTok"/>
        </w:rPr>
        <w:t>(</w:t>
      </w:r>
      <w:r>
        <w:rPr>
          <w:rStyle w:val="DecValTok"/>
        </w:rPr>
        <w:t>0</w:t>
      </w:r>
      <w:r>
        <w:rPr>
          <w:rStyle w:val="NormalTok"/>
        </w:rPr>
        <w:t>,</w:t>
      </w:r>
      <w:r>
        <w:rPr>
          <w:rStyle w:val="DecValTok"/>
        </w:rPr>
        <w:t>0</w:t>
      </w:r>
      <w:r>
        <w:rPr>
          <w:rStyle w:val="NormalTok"/>
        </w:rPr>
        <w:t>,</w:t>
      </w:r>
      <w:r>
        <w:rPr>
          <w:rStyle w:val="SpecialCharTok"/>
        </w:rPr>
        <w:t>-</w:t>
      </w:r>
      <w:r>
        <w:rPr>
          <w:rStyle w:val="DecValTok"/>
        </w:rPr>
        <w:t>1</w:t>
      </w:r>
      <w:r>
        <w:rPr>
          <w:rStyle w:val="NormalTok"/>
        </w:rPr>
        <w:t>,</w:t>
      </w:r>
      <w:r>
        <w:rPr>
          <w:rStyle w:val="DecValTok"/>
        </w:rPr>
        <w:t>1</w:t>
      </w:r>
      <w:r>
        <w:rPr>
          <w:rStyle w:val="NormalTok"/>
        </w:rPr>
        <w:t xml:space="preserve">), </w:t>
      </w:r>
      <w:r>
        <w:rPr>
          <w:rStyle w:val="AttributeTok"/>
        </w:rPr>
        <w:t>ncol =</w:t>
      </w:r>
      <w:r>
        <w:rPr>
          <w:rStyle w:val="NormalTok"/>
        </w:rPr>
        <w:t xml:space="preserve"> </w:t>
      </w:r>
      <w:r>
        <w:rPr>
          <w:rStyle w:val="DecValTok"/>
        </w:rPr>
        <w:t>1</w:t>
      </w:r>
      <w:r>
        <w:rPr>
          <w:rStyle w:val="NormalTok"/>
        </w:rPr>
        <w:t>)</w:t>
      </w:r>
      <w:r>
        <w:br/>
      </w:r>
      <w:r>
        <w:rPr>
          <w:rStyle w:val="CommentTok"/>
        </w:rPr>
        <w:t># T2</w:t>
      </w:r>
      <w:r>
        <w:br/>
      </w:r>
      <w:r>
        <w:rPr>
          <w:rStyle w:val="NormalTok"/>
        </w:rPr>
        <w:t xml:space="preserve">meandiff </w:t>
      </w:r>
      <w:r>
        <w:rPr>
          <w:rStyle w:val="OtherTok"/>
        </w:rPr>
        <w:t>&lt;-</w:t>
      </w:r>
      <w:r>
        <w:rPr>
          <w:rStyle w:val="NormalTok"/>
        </w:rPr>
        <w:t xml:space="preserve"> </w:t>
      </w:r>
      <w:r>
        <w:rPr>
          <w:rStyle w:val="FunctionTok"/>
        </w:rPr>
        <w:t>c</w:t>
      </w:r>
      <w:r>
        <w:rPr>
          <w:rStyle w:val="NormalTok"/>
        </w:rPr>
        <w:t>(</w:t>
      </w:r>
      <w:r>
        <w:rPr>
          <w:rStyle w:val="FunctionTok"/>
        </w:rPr>
        <w:t>t</w:t>
      </w:r>
      <w:r>
        <w:rPr>
          <w:rStyle w:val="NormalTok"/>
        </w:rPr>
        <w:t>(a)</w:t>
      </w:r>
      <w:r>
        <w:rPr>
          <w:rStyle w:val="SpecialCharTok"/>
        </w:rPr>
        <w:t>%*%</w:t>
      </w:r>
      <w:r>
        <w:rPr>
          <w:rStyle w:val="NormalTok"/>
        </w:rPr>
        <w:t xml:space="preserve">xbar, </w:t>
      </w:r>
      <w:r>
        <w:rPr>
          <w:rStyle w:val="FunctionTok"/>
        </w:rPr>
        <w:t>t</w:t>
      </w:r>
      <w:r>
        <w:rPr>
          <w:rStyle w:val="NormalTok"/>
        </w:rPr>
        <w:t>(b)</w:t>
      </w:r>
      <w:r>
        <w:rPr>
          <w:rStyle w:val="SpecialCharTok"/>
        </w:rPr>
        <w:t>%*%</w:t>
      </w:r>
      <w:r>
        <w:rPr>
          <w:rStyle w:val="NormalTok"/>
        </w:rPr>
        <w:t>xbar)</w:t>
      </w:r>
      <w:r>
        <w:br/>
      </w:r>
      <w:r>
        <w:rPr>
          <w:rStyle w:val="NormalTok"/>
        </w:rPr>
        <w:lastRenderedPageBreak/>
        <w:t xml:space="preserve">Sdiff </w:t>
      </w:r>
      <w:r>
        <w:rPr>
          <w:rStyle w:val="OtherTok"/>
        </w:rPr>
        <w:t>&lt;-</w:t>
      </w:r>
      <w:r>
        <w:rPr>
          <w:rStyle w:val="NormalTok"/>
        </w:rPr>
        <w:t xml:space="preserve"> </w:t>
      </w:r>
      <w:r>
        <w:rPr>
          <w:rStyle w:val="FunctionTok"/>
        </w:rPr>
        <w:t>matrix</w:t>
      </w:r>
      <w:r>
        <w:rPr>
          <w:rStyle w:val="NormalTok"/>
        </w:rPr>
        <w:t>(</w:t>
      </w:r>
      <w:r>
        <w:rPr>
          <w:rStyle w:val="FunctionTok"/>
        </w:rPr>
        <w:t>c</w:t>
      </w:r>
      <w:r>
        <w:rPr>
          <w:rStyle w:val="NormalTok"/>
        </w:rPr>
        <w:t>(</w:t>
      </w:r>
      <w:r>
        <w:rPr>
          <w:rStyle w:val="FunctionTok"/>
        </w:rPr>
        <w:t>t</w:t>
      </w:r>
      <w:r>
        <w:rPr>
          <w:rStyle w:val="NormalTok"/>
        </w:rPr>
        <w:t>(a)</w:t>
      </w:r>
      <w:r>
        <w:rPr>
          <w:rStyle w:val="SpecialCharTok"/>
        </w:rPr>
        <w:t>%*%</w:t>
      </w:r>
      <w:r>
        <w:rPr>
          <w:rStyle w:val="NormalTok"/>
        </w:rPr>
        <w:t>covar</w:t>
      </w:r>
      <w:r>
        <w:rPr>
          <w:rStyle w:val="SpecialCharTok"/>
        </w:rPr>
        <w:t>%*%</w:t>
      </w:r>
      <w:r>
        <w:rPr>
          <w:rStyle w:val="NormalTok"/>
        </w:rPr>
        <w:t xml:space="preserve">a, </w:t>
      </w:r>
      <w:r>
        <w:rPr>
          <w:rStyle w:val="FunctionTok"/>
        </w:rPr>
        <w:t>t</w:t>
      </w:r>
      <w:r>
        <w:rPr>
          <w:rStyle w:val="NormalTok"/>
        </w:rPr>
        <w:t>(a)</w:t>
      </w:r>
      <w:r>
        <w:rPr>
          <w:rStyle w:val="SpecialCharTok"/>
        </w:rPr>
        <w:t>%*%</w:t>
      </w:r>
      <w:r>
        <w:rPr>
          <w:rStyle w:val="NormalTok"/>
        </w:rPr>
        <w:t>covar</w:t>
      </w:r>
      <w:r>
        <w:rPr>
          <w:rStyle w:val="SpecialCharTok"/>
        </w:rPr>
        <w:t>%*%</w:t>
      </w:r>
      <w:r>
        <w:rPr>
          <w:rStyle w:val="NormalTok"/>
        </w:rPr>
        <w:t xml:space="preserve">b, </w:t>
      </w:r>
      <w:r>
        <w:rPr>
          <w:rStyle w:val="FunctionTok"/>
        </w:rPr>
        <w:t>t</w:t>
      </w:r>
      <w:r>
        <w:rPr>
          <w:rStyle w:val="NormalTok"/>
        </w:rPr>
        <w:t>(b)</w:t>
      </w:r>
      <w:r>
        <w:rPr>
          <w:rStyle w:val="SpecialCharTok"/>
        </w:rPr>
        <w:t>%*%</w:t>
      </w:r>
      <w:r>
        <w:rPr>
          <w:rStyle w:val="NormalTok"/>
        </w:rPr>
        <w:t>covar</w:t>
      </w:r>
      <w:r>
        <w:rPr>
          <w:rStyle w:val="SpecialCharTok"/>
        </w:rPr>
        <w:t>%*%</w:t>
      </w:r>
      <w:r>
        <w:rPr>
          <w:rStyle w:val="NormalTok"/>
        </w:rPr>
        <w:t>a,</w:t>
      </w:r>
      <w:r>
        <w:br/>
      </w:r>
      <w:r>
        <w:rPr>
          <w:rStyle w:val="NormalTok"/>
        </w:rPr>
        <w:t xml:space="preserve">                  </w:t>
      </w:r>
      <w:r>
        <w:rPr>
          <w:rStyle w:val="FunctionTok"/>
        </w:rPr>
        <w:t>t</w:t>
      </w:r>
      <w:r>
        <w:rPr>
          <w:rStyle w:val="NormalTok"/>
        </w:rPr>
        <w:t>(b)</w:t>
      </w:r>
      <w:r>
        <w:rPr>
          <w:rStyle w:val="SpecialCharTok"/>
        </w:rPr>
        <w:t>%*%</w:t>
      </w:r>
      <w:r>
        <w:rPr>
          <w:rStyle w:val="NormalTok"/>
        </w:rPr>
        <w:t>covar</w:t>
      </w:r>
      <w:r>
        <w:rPr>
          <w:rStyle w:val="SpecialCharTok"/>
        </w:rPr>
        <w:t>%*%</w:t>
      </w:r>
      <w:r>
        <w:rPr>
          <w:rStyle w:val="NormalTok"/>
        </w:rPr>
        <w:t xml:space="preserve">b), </w:t>
      </w:r>
      <w:r>
        <w:rPr>
          <w:rStyle w:val="DecValTok"/>
        </w:rPr>
        <w:t>2</w:t>
      </w:r>
      <w:r>
        <w:rPr>
          <w:rStyle w:val="NormalTok"/>
        </w:rPr>
        <w:t xml:space="preserve">, </w:t>
      </w:r>
      <w:r>
        <w:rPr>
          <w:rStyle w:val="DecValTok"/>
        </w:rPr>
        <w:t>2</w:t>
      </w:r>
      <w:r>
        <w:rPr>
          <w:rStyle w:val="NormalTok"/>
        </w:rPr>
        <w:t>)</w:t>
      </w:r>
      <w:r>
        <w:br/>
      </w:r>
      <w:r>
        <w:rPr>
          <w:rStyle w:val="FunctionTok"/>
        </w:rPr>
        <w:t>plot</w:t>
      </w:r>
      <w:r>
        <w:rPr>
          <w:rStyle w:val="NormalTok"/>
        </w:rPr>
        <w:t>(</w:t>
      </w:r>
      <w:r>
        <w:rPr>
          <w:rStyle w:val="FunctionTok"/>
        </w:rPr>
        <w:t>ellipse</w:t>
      </w:r>
      <w:r>
        <w:rPr>
          <w:rStyle w:val="NormalTok"/>
        </w:rPr>
        <w:t xml:space="preserve">(Sdiff, </w:t>
      </w:r>
      <w:r>
        <w:rPr>
          <w:rStyle w:val="AttributeTok"/>
        </w:rPr>
        <w:t>centre =</w:t>
      </w:r>
      <w:r>
        <w:rPr>
          <w:rStyle w:val="NormalTok"/>
        </w:rPr>
        <w:t xml:space="preserve"> meandiff, </w:t>
      </w:r>
      <w:r>
        <w:rPr>
          <w:rStyle w:val="AttributeTok"/>
        </w:rPr>
        <w:t>t =</w:t>
      </w:r>
      <w:r>
        <w:rPr>
          <w:rStyle w:val="NormalTok"/>
        </w:rPr>
        <w:t xml:space="preserve"> right</w:t>
      </w:r>
      <w:r>
        <w:rPr>
          <w:rStyle w:val="SpecialCharTok"/>
        </w:rPr>
        <w:t>/</w:t>
      </w:r>
      <w:r>
        <w:rPr>
          <w:rStyle w:val="FunctionTok"/>
        </w:rPr>
        <w:t>sqrt</w:t>
      </w:r>
      <w:r>
        <w:rPr>
          <w:rStyle w:val="NormalTok"/>
        </w:rPr>
        <w:t xml:space="preserve">(n)), </w:t>
      </w:r>
      <w:r>
        <w:rPr>
          <w:rStyle w:val="AttributeTok"/>
        </w:rPr>
        <w:t>type =</w:t>
      </w:r>
      <w:r>
        <w:rPr>
          <w:rStyle w:val="NormalTok"/>
        </w:rPr>
        <w:t xml:space="preserve"> </w:t>
      </w:r>
      <w:r>
        <w:rPr>
          <w:rStyle w:val="StringTok"/>
        </w:rPr>
        <w:t>"l"</w:t>
      </w:r>
      <w:r>
        <w:rPr>
          <w:rStyle w:val="NormalTok"/>
        </w:rPr>
        <w:t>,</w:t>
      </w:r>
      <w:r>
        <w:br/>
      </w:r>
      <w:r>
        <w:rPr>
          <w:rStyle w:val="NormalTok"/>
        </w:rPr>
        <w:t xml:space="preserve">     </w:t>
      </w:r>
      <w:r>
        <w:rPr>
          <w:rStyle w:val="AttributeTok"/>
        </w:rPr>
        <w:t>xlab =</w:t>
      </w:r>
      <w:r>
        <w:rPr>
          <w:rStyle w:val="NormalTok"/>
        </w:rPr>
        <w:t xml:space="preserve"> </w:t>
      </w:r>
      <w:r>
        <w:rPr>
          <w:rStyle w:val="StringTok"/>
        </w:rPr>
        <w:t>"increase 2-3 years"</w:t>
      </w:r>
      <w:r>
        <w:rPr>
          <w:rStyle w:val="NormalTok"/>
        </w:rPr>
        <w:t xml:space="preserve">, </w:t>
      </w:r>
      <w:r>
        <w:rPr>
          <w:rStyle w:val="AttributeTok"/>
        </w:rPr>
        <w:t>yla =</w:t>
      </w:r>
      <w:r>
        <w:rPr>
          <w:rStyle w:val="NormalTok"/>
        </w:rPr>
        <w:t xml:space="preserve"> </w:t>
      </w:r>
      <w:r>
        <w:rPr>
          <w:rStyle w:val="StringTok"/>
        </w:rPr>
        <w:t>"increase 4-5 years"</w:t>
      </w:r>
      <w:r>
        <w:rPr>
          <w:rStyle w:val="NormalTok"/>
        </w:rPr>
        <w:t>)</w:t>
      </w:r>
      <w:r>
        <w:br/>
      </w:r>
      <w:r>
        <w:rPr>
          <w:rStyle w:val="FunctionTok"/>
        </w:rPr>
        <w:t>points</w:t>
      </w:r>
      <w:r>
        <w:rPr>
          <w:rStyle w:val="NormalTok"/>
        </w:rPr>
        <w:t>(meandiff[</w:t>
      </w:r>
      <w:r>
        <w:rPr>
          <w:rStyle w:val="DecValTok"/>
        </w:rPr>
        <w:t>1</w:t>
      </w:r>
      <w:r>
        <w:rPr>
          <w:rStyle w:val="NormalTok"/>
        </w:rPr>
        <w:t>], meandiff[</w:t>
      </w:r>
      <w:r>
        <w:rPr>
          <w:rStyle w:val="DecValTok"/>
        </w:rPr>
        <w:t>2</w:t>
      </w:r>
      <w:r>
        <w:rPr>
          <w:rStyle w:val="NormalTok"/>
        </w:rPr>
        <w:t>])</w:t>
      </w:r>
      <w:r>
        <w:br/>
      </w:r>
      <w:r>
        <w:rPr>
          <w:rStyle w:val="NormalTok"/>
        </w:rPr>
        <w:t xml:space="preserve">crit1 </w:t>
      </w:r>
      <w:r>
        <w:rPr>
          <w:rStyle w:val="OtherTok"/>
        </w:rPr>
        <w:t>&lt;-</w:t>
      </w:r>
      <w:r>
        <w:rPr>
          <w:rStyle w:val="NormalTok"/>
        </w:rPr>
        <w:t xml:space="preserve"> </w:t>
      </w:r>
      <w:r>
        <w:rPr>
          <w:rStyle w:val="FunctionTok"/>
        </w:rPr>
        <w:t>qt</w:t>
      </w:r>
      <w:r>
        <w:rPr>
          <w:rStyle w:val="NormalTok"/>
        </w:rPr>
        <w:t>(</w:t>
      </w:r>
      <w:r>
        <w:rPr>
          <w:rStyle w:val="FloatTok"/>
        </w:rPr>
        <w:t>0.05</w:t>
      </w:r>
      <w:r>
        <w:rPr>
          <w:rStyle w:val="SpecialCharTok"/>
        </w:rPr>
        <w:t>/</w:t>
      </w:r>
      <w:r>
        <w:rPr>
          <w:rStyle w:val="NormalTok"/>
        </w:rPr>
        <w:t>(</w:t>
      </w:r>
      <w:r>
        <w:rPr>
          <w:rStyle w:val="DecValTok"/>
        </w:rPr>
        <w:t>2</w:t>
      </w:r>
      <w:r>
        <w:rPr>
          <w:rStyle w:val="SpecialCharTok"/>
        </w:rPr>
        <w:t>*</w:t>
      </w:r>
      <w:r>
        <w:rPr>
          <w:rStyle w:val="NormalTok"/>
        </w:rPr>
        <w:t xml:space="preserve">p), </w:t>
      </w:r>
      <w:r>
        <w:rPr>
          <w:rStyle w:val="AttributeTok"/>
        </w:rPr>
        <w:t>df =</w:t>
      </w:r>
      <w:r>
        <w:rPr>
          <w:rStyle w:val="NormalTok"/>
        </w:rPr>
        <w:t xml:space="preserve"> n</w:t>
      </w:r>
      <w:r>
        <w:rPr>
          <w:rStyle w:val="DecValTok"/>
        </w:rPr>
        <w:t>-1</w:t>
      </w:r>
      <w:r>
        <w:rPr>
          <w:rStyle w:val="NormalTok"/>
        </w:rPr>
        <w:t xml:space="preserve">, </w:t>
      </w:r>
      <w:r>
        <w:rPr>
          <w:rStyle w:val="AttributeTok"/>
        </w:rPr>
        <w:t>lower.tail =</w:t>
      </w:r>
      <w:r>
        <w:rPr>
          <w:rStyle w:val="NormalTok"/>
        </w:rPr>
        <w:t xml:space="preserve"> </w:t>
      </w:r>
      <w:r>
        <w:rPr>
          <w:rStyle w:val="ConstantTok"/>
        </w:rPr>
        <w:t>FALSE</w:t>
      </w:r>
      <w:r>
        <w:rPr>
          <w:rStyle w:val="NormalTok"/>
        </w:rPr>
        <w:t>)</w:t>
      </w:r>
      <w:r>
        <w:br/>
      </w:r>
      <w:r>
        <w:rPr>
          <w:rStyle w:val="CommentTok"/>
        </w:rPr>
        <w:t># L2</w:t>
      </w:r>
      <w:r>
        <w:br/>
      </w:r>
      <w:r>
        <w:rPr>
          <w:rStyle w:val="NormalTok"/>
        </w:rPr>
        <w:t xml:space="preserve">bneg1 </w:t>
      </w:r>
      <w:r>
        <w:rPr>
          <w:rStyle w:val="OtherTok"/>
        </w:rPr>
        <w:t>&lt;-</w:t>
      </w:r>
      <w:r>
        <w:rPr>
          <w:rStyle w:val="NormalTok"/>
        </w:rPr>
        <w:t xml:space="preserve"> xbar[</w:t>
      </w:r>
      <w:r>
        <w:rPr>
          <w:rStyle w:val="DecValTok"/>
        </w:rPr>
        <w:t>1</w:t>
      </w:r>
      <w:r>
        <w:rPr>
          <w:rStyle w:val="NormalTok"/>
        </w:rPr>
        <w:t xml:space="preserve">] </w:t>
      </w:r>
      <w:r>
        <w:rPr>
          <w:rStyle w:val="SpecialCharTok"/>
        </w:rPr>
        <w:t>-</w:t>
      </w:r>
      <w:r>
        <w:rPr>
          <w:rStyle w:val="NormalTok"/>
        </w:rPr>
        <w:t xml:space="preserve"> crit1</w:t>
      </w:r>
      <w:r>
        <w:rPr>
          <w:rStyle w:val="SpecialCharTok"/>
        </w:rPr>
        <w:t>*</w:t>
      </w:r>
      <w:r>
        <w:rPr>
          <w:rStyle w:val="FunctionTok"/>
        </w:rPr>
        <w:t>sqrt</w:t>
      </w:r>
      <w:r>
        <w:rPr>
          <w:rStyle w:val="NormalTok"/>
        </w:rPr>
        <w:t>((covar[</w:t>
      </w:r>
      <w:r>
        <w:rPr>
          <w:rStyle w:val="DecValTok"/>
        </w:rPr>
        <w:t>1</w:t>
      </w:r>
      <w:r>
        <w:rPr>
          <w:rStyle w:val="NormalTok"/>
        </w:rPr>
        <w:t>,</w:t>
      </w:r>
      <w:r>
        <w:rPr>
          <w:rStyle w:val="DecValTok"/>
        </w:rPr>
        <w:t>1</w:t>
      </w:r>
      <w:r>
        <w:rPr>
          <w:rStyle w:val="NormalTok"/>
        </w:rPr>
        <w:t>]</w:t>
      </w:r>
      <w:r>
        <w:rPr>
          <w:rStyle w:val="SpecialCharTok"/>
        </w:rPr>
        <w:t>/</w:t>
      </w:r>
      <w:r>
        <w:rPr>
          <w:rStyle w:val="NormalTok"/>
        </w:rPr>
        <w:t>n))</w:t>
      </w:r>
      <w:r>
        <w:br/>
      </w:r>
      <w:r>
        <w:rPr>
          <w:rStyle w:val="NormalTok"/>
        </w:rPr>
        <w:t xml:space="preserve">bpos1 </w:t>
      </w:r>
      <w:r>
        <w:rPr>
          <w:rStyle w:val="OtherTok"/>
        </w:rPr>
        <w:t>&lt;-</w:t>
      </w:r>
      <w:r>
        <w:rPr>
          <w:rStyle w:val="NormalTok"/>
        </w:rPr>
        <w:t xml:space="preserve"> xbar[</w:t>
      </w:r>
      <w:r>
        <w:rPr>
          <w:rStyle w:val="DecValTok"/>
        </w:rPr>
        <w:t>1</w:t>
      </w:r>
      <w:r>
        <w:rPr>
          <w:rStyle w:val="NormalTok"/>
        </w:rPr>
        <w:t xml:space="preserve">] </w:t>
      </w:r>
      <w:r>
        <w:rPr>
          <w:rStyle w:val="SpecialCharTok"/>
        </w:rPr>
        <w:t>+</w:t>
      </w:r>
      <w:r>
        <w:rPr>
          <w:rStyle w:val="NormalTok"/>
        </w:rPr>
        <w:t xml:space="preserve"> crit1</w:t>
      </w:r>
      <w:r>
        <w:rPr>
          <w:rStyle w:val="SpecialCharTok"/>
        </w:rPr>
        <w:t>*</w:t>
      </w:r>
      <w:r>
        <w:rPr>
          <w:rStyle w:val="FunctionTok"/>
        </w:rPr>
        <w:t>sqrt</w:t>
      </w:r>
      <w:r>
        <w:rPr>
          <w:rStyle w:val="NormalTok"/>
        </w:rPr>
        <w:t>((covar[</w:t>
      </w:r>
      <w:r>
        <w:rPr>
          <w:rStyle w:val="DecValTok"/>
        </w:rPr>
        <w:t>1</w:t>
      </w:r>
      <w:r>
        <w:rPr>
          <w:rStyle w:val="NormalTok"/>
        </w:rPr>
        <w:t>,</w:t>
      </w:r>
      <w:r>
        <w:rPr>
          <w:rStyle w:val="DecValTok"/>
        </w:rPr>
        <w:t>1</w:t>
      </w:r>
      <w:r>
        <w:rPr>
          <w:rStyle w:val="NormalTok"/>
        </w:rPr>
        <w:t>]</w:t>
      </w:r>
      <w:r>
        <w:rPr>
          <w:rStyle w:val="SpecialCharTok"/>
        </w:rPr>
        <w:t>/</w:t>
      </w:r>
      <w:r>
        <w:rPr>
          <w:rStyle w:val="NormalTok"/>
        </w:rPr>
        <w:t>n))</w:t>
      </w:r>
      <w:r>
        <w:br/>
      </w:r>
      <w:r>
        <w:rPr>
          <w:rStyle w:val="FunctionTok"/>
        </w:rPr>
        <w:t>cat</w:t>
      </w:r>
      <w:r>
        <w:rPr>
          <w:rStyle w:val="NormalTok"/>
        </w:rPr>
        <w:t>(</w:t>
      </w:r>
      <w:r>
        <w:rPr>
          <w:rStyle w:val="StringTok"/>
        </w:rPr>
        <w:t>"Length 2: ("</w:t>
      </w:r>
      <w:r>
        <w:rPr>
          <w:rStyle w:val="NormalTok"/>
        </w:rPr>
        <w:t xml:space="preserve">, bneg1, </w:t>
      </w:r>
      <w:r>
        <w:rPr>
          <w:rStyle w:val="StringTok"/>
        </w:rPr>
        <w:t>","</w:t>
      </w:r>
      <w:r>
        <w:rPr>
          <w:rStyle w:val="NormalTok"/>
        </w:rPr>
        <w:t xml:space="preserve">, bpos1, </w:t>
      </w:r>
      <w:r>
        <w:rPr>
          <w:rStyle w:val="StringTok"/>
        </w:rPr>
        <w:t xml:space="preserve">") </w:t>
      </w:r>
      <w:r>
        <w:rPr>
          <w:rStyle w:val="SpecialCharTok"/>
        </w:rPr>
        <w:t>\n</w:t>
      </w:r>
      <w:r>
        <w:rPr>
          <w:rStyle w:val="StringTok"/>
        </w:rPr>
        <w:t>"</w:t>
      </w:r>
      <w:r>
        <w:rPr>
          <w:rStyle w:val="NormalTok"/>
        </w:rPr>
        <w:t>)</w:t>
      </w:r>
      <w:r>
        <w:br/>
      </w:r>
      <w:r>
        <w:rPr>
          <w:rStyle w:val="CommentTok"/>
        </w:rPr>
        <w:t># L3 height</w:t>
      </w:r>
      <w:r>
        <w:br/>
      </w:r>
      <w:r>
        <w:rPr>
          <w:rStyle w:val="NormalTok"/>
        </w:rPr>
        <w:t xml:space="preserve">bneg2 </w:t>
      </w:r>
      <w:r>
        <w:rPr>
          <w:rStyle w:val="OtherTok"/>
        </w:rPr>
        <w:t>&lt;-</w:t>
      </w:r>
      <w:r>
        <w:rPr>
          <w:rStyle w:val="NormalTok"/>
        </w:rPr>
        <w:t xml:space="preserve"> xbar[</w:t>
      </w:r>
      <w:r>
        <w:rPr>
          <w:rStyle w:val="DecValTok"/>
        </w:rPr>
        <w:t>2</w:t>
      </w:r>
      <w:r>
        <w:rPr>
          <w:rStyle w:val="NormalTok"/>
        </w:rPr>
        <w:t xml:space="preserve">] </w:t>
      </w:r>
      <w:r>
        <w:rPr>
          <w:rStyle w:val="SpecialCharTok"/>
        </w:rPr>
        <w:t>-</w:t>
      </w:r>
      <w:r>
        <w:rPr>
          <w:rStyle w:val="NormalTok"/>
        </w:rPr>
        <w:t xml:space="preserve"> crit1</w:t>
      </w:r>
      <w:r>
        <w:rPr>
          <w:rStyle w:val="SpecialCharTok"/>
        </w:rPr>
        <w:t>*</w:t>
      </w:r>
      <w:r>
        <w:rPr>
          <w:rStyle w:val="FunctionTok"/>
        </w:rPr>
        <w:t>sqrt</w:t>
      </w:r>
      <w:r>
        <w:rPr>
          <w:rStyle w:val="NormalTok"/>
        </w:rPr>
        <w:t>((covar[</w:t>
      </w:r>
      <w:r>
        <w:rPr>
          <w:rStyle w:val="DecValTok"/>
        </w:rPr>
        <w:t>2</w:t>
      </w:r>
      <w:r>
        <w:rPr>
          <w:rStyle w:val="NormalTok"/>
        </w:rPr>
        <w:t>,</w:t>
      </w:r>
      <w:r>
        <w:rPr>
          <w:rStyle w:val="DecValTok"/>
        </w:rPr>
        <w:t>2</w:t>
      </w:r>
      <w:r>
        <w:rPr>
          <w:rStyle w:val="NormalTok"/>
        </w:rPr>
        <w:t>]</w:t>
      </w:r>
      <w:r>
        <w:rPr>
          <w:rStyle w:val="SpecialCharTok"/>
        </w:rPr>
        <w:t>/</w:t>
      </w:r>
      <w:r>
        <w:rPr>
          <w:rStyle w:val="NormalTok"/>
        </w:rPr>
        <w:t>n))</w:t>
      </w:r>
      <w:r>
        <w:br/>
      </w:r>
      <w:r>
        <w:rPr>
          <w:rStyle w:val="NormalTok"/>
        </w:rPr>
        <w:t xml:space="preserve">bpos2 </w:t>
      </w:r>
      <w:r>
        <w:rPr>
          <w:rStyle w:val="OtherTok"/>
        </w:rPr>
        <w:t>&lt;-</w:t>
      </w:r>
      <w:r>
        <w:rPr>
          <w:rStyle w:val="NormalTok"/>
        </w:rPr>
        <w:t xml:space="preserve"> xbar[</w:t>
      </w:r>
      <w:r>
        <w:rPr>
          <w:rStyle w:val="DecValTok"/>
        </w:rPr>
        <w:t>2</w:t>
      </w:r>
      <w:r>
        <w:rPr>
          <w:rStyle w:val="NormalTok"/>
        </w:rPr>
        <w:t xml:space="preserve">] </w:t>
      </w:r>
      <w:r>
        <w:rPr>
          <w:rStyle w:val="SpecialCharTok"/>
        </w:rPr>
        <w:t>+</w:t>
      </w:r>
      <w:r>
        <w:rPr>
          <w:rStyle w:val="NormalTok"/>
        </w:rPr>
        <w:t xml:space="preserve"> crit1</w:t>
      </w:r>
      <w:r>
        <w:rPr>
          <w:rStyle w:val="SpecialCharTok"/>
        </w:rPr>
        <w:t>*</w:t>
      </w:r>
      <w:r>
        <w:rPr>
          <w:rStyle w:val="FunctionTok"/>
        </w:rPr>
        <w:t>sqrt</w:t>
      </w:r>
      <w:r>
        <w:rPr>
          <w:rStyle w:val="NormalTok"/>
        </w:rPr>
        <w:t>((covar[</w:t>
      </w:r>
      <w:r>
        <w:rPr>
          <w:rStyle w:val="DecValTok"/>
        </w:rPr>
        <w:t>2</w:t>
      </w:r>
      <w:r>
        <w:rPr>
          <w:rStyle w:val="NormalTok"/>
        </w:rPr>
        <w:t>,</w:t>
      </w:r>
      <w:r>
        <w:rPr>
          <w:rStyle w:val="DecValTok"/>
        </w:rPr>
        <w:t>2</w:t>
      </w:r>
      <w:r>
        <w:rPr>
          <w:rStyle w:val="NormalTok"/>
        </w:rPr>
        <w:t>]</w:t>
      </w:r>
      <w:r>
        <w:rPr>
          <w:rStyle w:val="SpecialCharTok"/>
        </w:rPr>
        <w:t>/</w:t>
      </w:r>
      <w:r>
        <w:rPr>
          <w:rStyle w:val="NormalTok"/>
        </w:rPr>
        <w:t>n))</w:t>
      </w:r>
      <w:r>
        <w:br/>
      </w:r>
      <w:r>
        <w:rPr>
          <w:rStyle w:val="FunctionTok"/>
        </w:rPr>
        <w:t>cat</w:t>
      </w:r>
      <w:r>
        <w:rPr>
          <w:rStyle w:val="NormalTok"/>
        </w:rPr>
        <w:t>(</w:t>
      </w:r>
      <w:r>
        <w:rPr>
          <w:rStyle w:val="StringTok"/>
        </w:rPr>
        <w:t>"Length 3: ("</w:t>
      </w:r>
      <w:r>
        <w:rPr>
          <w:rStyle w:val="NormalTok"/>
        </w:rPr>
        <w:t xml:space="preserve">, bneg2, </w:t>
      </w:r>
      <w:r>
        <w:rPr>
          <w:rStyle w:val="StringTok"/>
        </w:rPr>
        <w:t>","</w:t>
      </w:r>
      <w:r>
        <w:rPr>
          <w:rStyle w:val="NormalTok"/>
        </w:rPr>
        <w:t xml:space="preserve">, bpos2, </w:t>
      </w:r>
      <w:r>
        <w:rPr>
          <w:rStyle w:val="StringTok"/>
        </w:rPr>
        <w:t xml:space="preserve">") </w:t>
      </w:r>
      <w:r>
        <w:rPr>
          <w:rStyle w:val="SpecialCharTok"/>
        </w:rPr>
        <w:t>\n</w:t>
      </w:r>
      <w:r>
        <w:rPr>
          <w:rStyle w:val="StringTok"/>
        </w:rPr>
        <w:t>"</w:t>
      </w:r>
      <w:r>
        <w:rPr>
          <w:rStyle w:val="NormalTok"/>
        </w:rPr>
        <w:t>)</w:t>
      </w:r>
      <w:r>
        <w:br/>
      </w:r>
      <w:r>
        <w:rPr>
          <w:rStyle w:val="CommentTok"/>
        </w:rPr>
        <w:t># L4</w:t>
      </w:r>
      <w:r>
        <w:br/>
      </w:r>
      <w:r>
        <w:rPr>
          <w:rStyle w:val="NormalTok"/>
        </w:rPr>
        <w:t xml:space="preserve">bneg3 </w:t>
      </w:r>
      <w:r>
        <w:rPr>
          <w:rStyle w:val="OtherTok"/>
        </w:rPr>
        <w:t>&lt;-</w:t>
      </w:r>
      <w:r>
        <w:rPr>
          <w:rStyle w:val="NormalTok"/>
        </w:rPr>
        <w:t xml:space="preserve"> xbar[</w:t>
      </w:r>
      <w:r>
        <w:rPr>
          <w:rStyle w:val="DecValTok"/>
        </w:rPr>
        <w:t>3</w:t>
      </w:r>
      <w:r>
        <w:rPr>
          <w:rStyle w:val="NormalTok"/>
        </w:rPr>
        <w:t xml:space="preserve">] </w:t>
      </w:r>
      <w:r>
        <w:rPr>
          <w:rStyle w:val="SpecialCharTok"/>
        </w:rPr>
        <w:t>-</w:t>
      </w:r>
      <w:r>
        <w:rPr>
          <w:rStyle w:val="NormalTok"/>
        </w:rPr>
        <w:t xml:space="preserve"> crit1</w:t>
      </w:r>
      <w:r>
        <w:rPr>
          <w:rStyle w:val="SpecialCharTok"/>
        </w:rPr>
        <w:t>*</w:t>
      </w:r>
      <w:r>
        <w:rPr>
          <w:rStyle w:val="FunctionTok"/>
        </w:rPr>
        <w:t>sqrt</w:t>
      </w:r>
      <w:r>
        <w:rPr>
          <w:rStyle w:val="NormalTok"/>
        </w:rPr>
        <w:t>((covar[</w:t>
      </w:r>
      <w:r>
        <w:rPr>
          <w:rStyle w:val="DecValTok"/>
        </w:rPr>
        <w:t>3</w:t>
      </w:r>
      <w:r>
        <w:rPr>
          <w:rStyle w:val="NormalTok"/>
        </w:rPr>
        <w:t>,</w:t>
      </w:r>
      <w:r>
        <w:rPr>
          <w:rStyle w:val="DecValTok"/>
        </w:rPr>
        <w:t>3</w:t>
      </w:r>
      <w:r>
        <w:rPr>
          <w:rStyle w:val="NormalTok"/>
        </w:rPr>
        <w:t>]</w:t>
      </w:r>
      <w:r>
        <w:rPr>
          <w:rStyle w:val="SpecialCharTok"/>
        </w:rPr>
        <w:t>/</w:t>
      </w:r>
      <w:r>
        <w:rPr>
          <w:rStyle w:val="NormalTok"/>
        </w:rPr>
        <w:t>n))</w:t>
      </w:r>
      <w:r>
        <w:br/>
      </w:r>
      <w:r>
        <w:rPr>
          <w:rStyle w:val="NormalTok"/>
        </w:rPr>
        <w:t xml:space="preserve">bpos3 </w:t>
      </w:r>
      <w:r>
        <w:rPr>
          <w:rStyle w:val="OtherTok"/>
        </w:rPr>
        <w:t>&lt;-</w:t>
      </w:r>
      <w:r>
        <w:rPr>
          <w:rStyle w:val="NormalTok"/>
        </w:rPr>
        <w:t xml:space="preserve"> xbar[</w:t>
      </w:r>
      <w:r>
        <w:rPr>
          <w:rStyle w:val="DecValTok"/>
        </w:rPr>
        <w:t>3</w:t>
      </w:r>
      <w:r>
        <w:rPr>
          <w:rStyle w:val="NormalTok"/>
        </w:rPr>
        <w:t xml:space="preserve">] </w:t>
      </w:r>
      <w:r>
        <w:rPr>
          <w:rStyle w:val="SpecialCharTok"/>
        </w:rPr>
        <w:t>+</w:t>
      </w:r>
      <w:r>
        <w:rPr>
          <w:rStyle w:val="NormalTok"/>
        </w:rPr>
        <w:t xml:space="preserve"> crit1</w:t>
      </w:r>
      <w:r>
        <w:rPr>
          <w:rStyle w:val="SpecialCharTok"/>
        </w:rPr>
        <w:t>*</w:t>
      </w:r>
      <w:r>
        <w:rPr>
          <w:rStyle w:val="FunctionTok"/>
        </w:rPr>
        <w:t>sqrt</w:t>
      </w:r>
      <w:r>
        <w:rPr>
          <w:rStyle w:val="NormalTok"/>
        </w:rPr>
        <w:t>((covar[</w:t>
      </w:r>
      <w:r>
        <w:rPr>
          <w:rStyle w:val="DecValTok"/>
        </w:rPr>
        <w:t>3</w:t>
      </w:r>
      <w:r>
        <w:rPr>
          <w:rStyle w:val="NormalTok"/>
        </w:rPr>
        <w:t>,</w:t>
      </w:r>
      <w:r>
        <w:rPr>
          <w:rStyle w:val="DecValTok"/>
        </w:rPr>
        <w:t>3</w:t>
      </w:r>
      <w:r>
        <w:rPr>
          <w:rStyle w:val="NormalTok"/>
        </w:rPr>
        <w:t>]</w:t>
      </w:r>
      <w:r>
        <w:rPr>
          <w:rStyle w:val="SpecialCharTok"/>
        </w:rPr>
        <w:t>/</w:t>
      </w:r>
      <w:r>
        <w:rPr>
          <w:rStyle w:val="NormalTok"/>
        </w:rPr>
        <w:t>n))</w:t>
      </w:r>
      <w:r>
        <w:br/>
      </w:r>
      <w:r>
        <w:rPr>
          <w:rStyle w:val="FunctionTok"/>
        </w:rPr>
        <w:t>cat</w:t>
      </w:r>
      <w:r>
        <w:rPr>
          <w:rStyle w:val="NormalTok"/>
        </w:rPr>
        <w:t>(</w:t>
      </w:r>
      <w:r>
        <w:rPr>
          <w:rStyle w:val="StringTok"/>
        </w:rPr>
        <w:t>"Length 4: ("</w:t>
      </w:r>
      <w:r>
        <w:rPr>
          <w:rStyle w:val="NormalTok"/>
        </w:rPr>
        <w:t xml:space="preserve">, bneg3, </w:t>
      </w:r>
      <w:r>
        <w:rPr>
          <w:rStyle w:val="StringTok"/>
        </w:rPr>
        <w:t>","</w:t>
      </w:r>
      <w:r>
        <w:rPr>
          <w:rStyle w:val="NormalTok"/>
        </w:rPr>
        <w:t xml:space="preserve">, bpos3, </w:t>
      </w:r>
      <w:r>
        <w:rPr>
          <w:rStyle w:val="StringTok"/>
        </w:rPr>
        <w:t xml:space="preserve">") </w:t>
      </w:r>
      <w:r>
        <w:rPr>
          <w:rStyle w:val="SpecialCharTok"/>
        </w:rPr>
        <w:t>\n</w:t>
      </w:r>
      <w:r>
        <w:rPr>
          <w:rStyle w:val="StringTok"/>
        </w:rPr>
        <w:t>"</w:t>
      </w:r>
      <w:r>
        <w:rPr>
          <w:rStyle w:val="NormalTok"/>
        </w:rPr>
        <w:t>)</w:t>
      </w:r>
      <w:r>
        <w:br/>
      </w:r>
      <w:r>
        <w:rPr>
          <w:rStyle w:val="CommentTok"/>
        </w:rPr>
        <w:t># L5</w:t>
      </w:r>
      <w:r>
        <w:br/>
      </w:r>
      <w:r>
        <w:rPr>
          <w:rStyle w:val="NormalTok"/>
        </w:rPr>
        <w:t xml:space="preserve">bneg4 </w:t>
      </w:r>
      <w:r>
        <w:rPr>
          <w:rStyle w:val="OtherTok"/>
        </w:rPr>
        <w:t>&lt;-</w:t>
      </w:r>
      <w:r>
        <w:rPr>
          <w:rStyle w:val="NormalTok"/>
        </w:rPr>
        <w:t xml:space="preserve"> xbar[</w:t>
      </w:r>
      <w:r>
        <w:rPr>
          <w:rStyle w:val="DecValTok"/>
        </w:rPr>
        <w:t>4</w:t>
      </w:r>
      <w:r>
        <w:rPr>
          <w:rStyle w:val="NormalTok"/>
        </w:rPr>
        <w:t xml:space="preserve">] </w:t>
      </w:r>
      <w:r>
        <w:rPr>
          <w:rStyle w:val="SpecialCharTok"/>
        </w:rPr>
        <w:t>-</w:t>
      </w:r>
      <w:r>
        <w:rPr>
          <w:rStyle w:val="NormalTok"/>
        </w:rPr>
        <w:t xml:space="preserve"> crit1</w:t>
      </w:r>
      <w:r>
        <w:rPr>
          <w:rStyle w:val="SpecialCharTok"/>
        </w:rPr>
        <w:t>*</w:t>
      </w:r>
      <w:r>
        <w:rPr>
          <w:rStyle w:val="FunctionTok"/>
        </w:rPr>
        <w:t>sqrt</w:t>
      </w:r>
      <w:r>
        <w:rPr>
          <w:rStyle w:val="NormalTok"/>
        </w:rPr>
        <w:t>((covar[</w:t>
      </w:r>
      <w:r>
        <w:rPr>
          <w:rStyle w:val="DecValTok"/>
        </w:rPr>
        <w:t>4</w:t>
      </w:r>
      <w:r>
        <w:rPr>
          <w:rStyle w:val="NormalTok"/>
        </w:rPr>
        <w:t>,</w:t>
      </w:r>
      <w:r>
        <w:rPr>
          <w:rStyle w:val="DecValTok"/>
        </w:rPr>
        <w:t>4</w:t>
      </w:r>
      <w:r>
        <w:rPr>
          <w:rStyle w:val="NormalTok"/>
        </w:rPr>
        <w:t>]</w:t>
      </w:r>
      <w:r>
        <w:rPr>
          <w:rStyle w:val="SpecialCharTok"/>
        </w:rPr>
        <w:t>/</w:t>
      </w:r>
      <w:r>
        <w:rPr>
          <w:rStyle w:val="NormalTok"/>
        </w:rPr>
        <w:t>n))</w:t>
      </w:r>
      <w:r>
        <w:br/>
      </w:r>
      <w:r>
        <w:rPr>
          <w:rStyle w:val="NormalTok"/>
        </w:rPr>
        <w:t xml:space="preserve">bpos4 </w:t>
      </w:r>
      <w:r>
        <w:rPr>
          <w:rStyle w:val="OtherTok"/>
        </w:rPr>
        <w:t>&lt;-</w:t>
      </w:r>
      <w:r>
        <w:rPr>
          <w:rStyle w:val="NormalTok"/>
        </w:rPr>
        <w:t xml:space="preserve"> xbar[</w:t>
      </w:r>
      <w:r>
        <w:rPr>
          <w:rStyle w:val="DecValTok"/>
        </w:rPr>
        <w:t>4</w:t>
      </w:r>
      <w:r>
        <w:rPr>
          <w:rStyle w:val="NormalTok"/>
        </w:rPr>
        <w:t xml:space="preserve">] </w:t>
      </w:r>
      <w:r>
        <w:rPr>
          <w:rStyle w:val="SpecialCharTok"/>
        </w:rPr>
        <w:t>+</w:t>
      </w:r>
      <w:r>
        <w:rPr>
          <w:rStyle w:val="NormalTok"/>
        </w:rPr>
        <w:t xml:space="preserve"> crit1</w:t>
      </w:r>
      <w:r>
        <w:rPr>
          <w:rStyle w:val="SpecialCharTok"/>
        </w:rPr>
        <w:t>*</w:t>
      </w:r>
      <w:r>
        <w:rPr>
          <w:rStyle w:val="FunctionTok"/>
        </w:rPr>
        <w:t>sqrt</w:t>
      </w:r>
      <w:r>
        <w:rPr>
          <w:rStyle w:val="NormalTok"/>
        </w:rPr>
        <w:t>((covar[</w:t>
      </w:r>
      <w:r>
        <w:rPr>
          <w:rStyle w:val="DecValTok"/>
        </w:rPr>
        <w:t>4</w:t>
      </w:r>
      <w:r>
        <w:rPr>
          <w:rStyle w:val="NormalTok"/>
        </w:rPr>
        <w:t>,</w:t>
      </w:r>
      <w:r>
        <w:rPr>
          <w:rStyle w:val="DecValTok"/>
        </w:rPr>
        <w:t>4</w:t>
      </w:r>
      <w:r>
        <w:rPr>
          <w:rStyle w:val="NormalTok"/>
        </w:rPr>
        <w:t>]</w:t>
      </w:r>
      <w:r>
        <w:rPr>
          <w:rStyle w:val="SpecialCharTok"/>
        </w:rPr>
        <w:t>/</w:t>
      </w:r>
      <w:r>
        <w:rPr>
          <w:rStyle w:val="NormalTok"/>
        </w:rPr>
        <w:t>n))</w:t>
      </w:r>
      <w:r>
        <w:br/>
      </w:r>
      <w:r>
        <w:rPr>
          <w:rStyle w:val="FunctionTok"/>
        </w:rPr>
        <w:t>cat</w:t>
      </w:r>
      <w:r>
        <w:rPr>
          <w:rStyle w:val="NormalTok"/>
        </w:rPr>
        <w:t>(</w:t>
      </w:r>
      <w:r>
        <w:rPr>
          <w:rStyle w:val="StringTok"/>
        </w:rPr>
        <w:t>"Length 5: ("</w:t>
      </w:r>
      <w:r>
        <w:rPr>
          <w:rStyle w:val="NormalTok"/>
        </w:rPr>
        <w:t xml:space="preserve">, bneg4, </w:t>
      </w:r>
      <w:r>
        <w:rPr>
          <w:rStyle w:val="StringTok"/>
        </w:rPr>
        <w:t>","</w:t>
      </w:r>
      <w:r>
        <w:rPr>
          <w:rStyle w:val="NormalTok"/>
        </w:rPr>
        <w:t xml:space="preserve">, bpos4, </w:t>
      </w:r>
      <w:r>
        <w:rPr>
          <w:rStyle w:val="StringTok"/>
        </w:rPr>
        <w:t xml:space="preserve">") </w:t>
      </w:r>
      <w:r>
        <w:rPr>
          <w:rStyle w:val="SpecialCharTok"/>
        </w:rPr>
        <w:t>\n</w:t>
      </w:r>
      <w:r>
        <w:rPr>
          <w:rStyle w:val="StringTok"/>
        </w:rPr>
        <w:t>"</w:t>
      </w:r>
      <w:r>
        <w:rPr>
          <w:rStyle w:val="NormalTok"/>
        </w:rPr>
        <w:t>)</w:t>
      </w:r>
      <w:r>
        <w:br/>
      </w:r>
      <w:r>
        <w:rPr>
          <w:rStyle w:val="CommentTok"/>
        </w:rPr>
        <w:t># L2-3</w:t>
      </w:r>
      <w:r>
        <w:br/>
      </w:r>
      <w:r>
        <w:rPr>
          <w:rStyle w:val="NormalTok"/>
        </w:rPr>
        <w:t xml:space="preserve">bneg23 </w:t>
      </w:r>
      <w:r>
        <w:rPr>
          <w:rStyle w:val="OtherTok"/>
        </w:rPr>
        <w:t>&lt;-</w:t>
      </w:r>
      <w:r>
        <w:rPr>
          <w:rStyle w:val="NormalTok"/>
        </w:rPr>
        <w:t xml:space="preserve"> (xbar[</w:t>
      </w:r>
      <w:r>
        <w:rPr>
          <w:rStyle w:val="DecValTok"/>
        </w:rPr>
        <w:t>2</w:t>
      </w:r>
      <w:r>
        <w:rPr>
          <w:rStyle w:val="NormalTok"/>
        </w:rPr>
        <w:t>]</w:t>
      </w:r>
      <w:r>
        <w:rPr>
          <w:rStyle w:val="SpecialCharTok"/>
        </w:rPr>
        <w:t>-</w:t>
      </w:r>
      <w:r>
        <w:rPr>
          <w:rStyle w:val="NormalTok"/>
        </w:rPr>
        <w:t>xbar[</w:t>
      </w:r>
      <w:r>
        <w:rPr>
          <w:rStyle w:val="DecValTok"/>
        </w:rPr>
        <w:t>1</w:t>
      </w:r>
      <w:r>
        <w:rPr>
          <w:rStyle w:val="NormalTok"/>
        </w:rPr>
        <w:t xml:space="preserve">]) </w:t>
      </w:r>
      <w:r>
        <w:rPr>
          <w:rStyle w:val="SpecialCharTok"/>
        </w:rPr>
        <w:t>-</w:t>
      </w:r>
      <w:r>
        <w:rPr>
          <w:rStyle w:val="NormalTok"/>
        </w:rPr>
        <w:t xml:space="preserve"> crit1</w:t>
      </w:r>
      <w:r>
        <w:rPr>
          <w:rStyle w:val="SpecialCharTok"/>
        </w:rPr>
        <w:t>*</w:t>
      </w:r>
      <w:r>
        <w:rPr>
          <w:rStyle w:val="FunctionTok"/>
        </w:rPr>
        <w:t>sqrt</w:t>
      </w:r>
      <w:r>
        <w:rPr>
          <w:rStyle w:val="NormalTok"/>
        </w:rPr>
        <w:t>((covar[</w:t>
      </w:r>
      <w:r>
        <w:rPr>
          <w:rStyle w:val="DecValTok"/>
        </w:rPr>
        <w:t>2</w:t>
      </w:r>
      <w:r>
        <w:rPr>
          <w:rStyle w:val="NormalTok"/>
        </w:rPr>
        <w:t>,</w:t>
      </w:r>
      <w:r>
        <w:rPr>
          <w:rStyle w:val="DecValTok"/>
        </w:rPr>
        <w:t>2</w:t>
      </w:r>
      <w:r>
        <w:rPr>
          <w:rStyle w:val="NormalTok"/>
        </w:rPr>
        <w:t>]</w:t>
      </w:r>
      <w:r>
        <w:rPr>
          <w:rStyle w:val="SpecialCharTok"/>
        </w:rPr>
        <w:t>-</w:t>
      </w:r>
      <w:r>
        <w:rPr>
          <w:rStyle w:val="NormalTok"/>
        </w:rPr>
        <w:t>covar[</w:t>
      </w:r>
      <w:r>
        <w:rPr>
          <w:rStyle w:val="DecValTok"/>
        </w:rPr>
        <w:t>1</w:t>
      </w:r>
      <w:r>
        <w:rPr>
          <w:rStyle w:val="NormalTok"/>
        </w:rPr>
        <w:t>,</w:t>
      </w:r>
      <w:r>
        <w:rPr>
          <w:rStyle w:val="DecValTok"/>
        </w:rPr>
        <w:t>1</w:t>
      </w:r>
      <w:r>
        <w:rPr>
          <w:rStyle w:val="NormalTok"/>
        </w:rPr>
        <w:t>])</w:t>
      </w:r>
      <w:r>
        <w:rPr>
          <w:rStyle w:val="SpecialCharTok"/>
        </w:rPr>
        <w:t>/</w:t>
      </w:r>
      <w:r>
        <w:rPr>
          <w:rStyle w:val="NormalTok"/>
        </w:rPr>
        <w:t>n)</w:t>
      </w:r>
      <w:r>
        <w:br/>
      </w:r>
      <w:r>
        <w:rPr>
          <w:rStyle w:val="NormalTok"/>
        </w:rPr>
        <w:t xml:space="preserve">bpos23 </w:t>
      </w:r>
      <w:r>
        <w:rPr>
          <w:rStyle w:val="OtherTok"/>
        </w:rPr>
        <w:t>&lt;-</w:t>
      </w:r>
      <w:r>
        <w:rPr>
          <w:rStyle w:val="NormalTok"/>
        </w:rPr>
        <w:t xml:space="preserve"> (xbar[</w:t>
      </w:r>
      <w:r>
        <w:rPr>
          <w:rStyle w:val="DecValTok"/>
        </w:rPr>
        <w:t>2</w:t>
      </w:r>
      <w:r>
        <w:rPr>
          <w:rStyle w:val="NormalTok"/>
        </w:rPr>
        <w:t>]</w:t>
      </w:r>
      <w:r>
        <w:rPr>
          <w:rStyle w:val="SpecialCharTok"/>
        </w:rPr>
        <w:t>-</w:t>
      </w:r>
      <w:r>
        <w:rPr>
          <w:rStyle w:val="NormalTok"/>
        </w:rPr>
        <w:t>xbar[</w:t>
      </w:r>
      <w:r>
        <w:rPr>
          <w:rStyle w:val="DecValTok"/>
        </w:rPr>
        <w:t>1</w:t>
      </w:r>
      <w:r>
        <w:rPr>
          <w:rStyle w:val="NormalTok"/>
        </w:rPr>
        <w:t xml:space="preserve">]) </w:t>
      </w:r>
      <w:r>
        <w:rPr>
          <w:rStyle w:val="SpecialCharTok"/>
        </w:rPr>
        <w:t>+</w:t>
      </w:r>
      <w:r>
        <w:rPr>
          <w:rStyle w:val="NormalTok"/>
        </w:rPr>
        <w:t xml:space="preserve"> crit1</w:t>
      </w:r>
      <w:r>
        <w:rPr>
          <w:rStyle w:val="SpecialCharTok"/>
        </w:rPr>
        <w:t>*</w:t>
      </w:r>
      <w:r>
        <w:rPr>
          <w:rStyle w:val="FunctionTok"/>
        </w:rPr>
        <w:t>sqrt</w:t>
      </w:r>
      <w:r>
        <w:rPr>
          <w:rStyle w:val="NormalTok"/>
        </w:rPr>
        <w:t>((covar[</w:t>
      </w:r>
      <w:r>
        <w:rPr>
          <w:rStyle w:val="DecValTok"/>
        </w:rPr>
        <w:t>2</w:t>
      </w:r>
      <w:r>
        <w:rPr>
          <w:rStyle w:val="NormalTok"/>
        </w:rPr>
        <w:t>,</w:t>
      </w:r>
      <w:r>
        <w:rPr>
          <w:rStyle w:val="DecValTok"/>
        </w:rPr>
        <w:t>2</w:t>
      </w:r>
      <w:r>
        <w:rPr>
          <w:rStyle w:val="NormalTok"/>
        </w:rPr>
        <w:t>]</w:t>
      </w:r>
      <w:r>
        <w:rPr>
          <w:rStyle w:val="SpecialCharTok"/>
        </w:rPr>
        <w:t>-</w:t>
      </w:r>
      <w:r>
        <w:rPr>
          <w:rStyle w:val="NormalTok"/>
        </w:rPr>
        <w:t>covar[</w:t>
      </w:r>
      <w:r>
        <w:rPr>
          <w:rStyle w:val="DecValTok"/>
        </w:rPr>
        <w:t>1</w:t>
      </w:r>
      <w:r>
        <w:rPr>
          <w:rStyle w:val="NormalTok"/>
        </w:rPr>
        <w:t>,</w:t>
      </w:r>
      <w:r>
        <w:rPr>
          <w:rStyle w:val="DecValTok"/>
        </w:rPr>
        <w:t>1</w:t>
      </w:r>
      <w:r>
        <w:rPr>
          <w:rStyle w:val="NormalTok"/>
        </w:rPr>
        <w:t>])</w:t>
      </w:r>
      <w:r>
        <w:rPr>
          <w:rStyle w:val="SpecialCharTok"/>
        </w:rPr>
        <w:t>/</w:t>
      </w:r>
      <w:r>
        <w:rPr>
          <w:rStyle w:val="NormalTok"/>
        </w:rPr>
        <w:t>n)</w:t>
      </w:r>
      <w:r>
        <w:br/>
      </w:r>
      <w:r>
        <w:rPr>
          <w:rStyle w:val="FunctionTok"/>
        </w:rPr>
        <w:t>cat</w:t>
      </w:r>
      <w:r>
        <w:rPr>
          <w:rStyle w:val="NormalTok"/>
        </w:rPr>
        <w:t>(</w:t>
      </w:r>
      <w:r>
        <w:rPr>
          <w:rStyle w:val="StringTok"/>
        </w:rPr>
        <w:t>"Length 2-3: ("</w:t>
      </w:r>
      <w:r>
        <w:rPr>
          <w:rStyle w:val="NormalTok"/>
        </w:rPr>
        <w:t xml:space="preserve">, bneg23, </w:t>
      </w:r>
      <w:r>
        <w:rPr>
          <w:rStyle w:val="StringTok"/>
        </w:rPr>
        <w:t>","</w:t>
      </w:r>
      <w:r>
        <w:rPr>
          <w:rStyle w:val="NormalTok"/>
        </w:rPr>
        <w:t xml:space="preserve">, bpos23, </w:t>
      </w:r>
      <w:r>
        <w:rPr>
          <w:rStyle w:val="StringTok"/>
        </w:rPr>
        <w:t xml:space="preserve">") </w:t>
      </w:r>
      <w:r>
        <w:rPr>
          <w:rStyle w:val="SpecialCharTok"/>
        </w:rPr>
        <w:t>\n</w:t>
      </w:r>
      <w:r>
        <w:rPr>
          <w:rStyle w:val="StringTok"/>
        </w:rPr>
        <w:t>"</w:t>
      </w:r>
      <w:r>
        <w:rPr>
          <w:rStyle w:val="NormalTok"/>
        </w:rPr>
        <w:t>)</w:t>
      </w:r>
      <w:r>
        <w:br/>
      </w:r>
      <w:r>
        <w:rPr>
          <w:rStyle w:val="CommentTok"/>
        </w:rPr>
        <w:t># L3-4</w:t>
      </w:r>
      <w:r>
        <w:br/>
      </w:r>
      <w:r>
        <w:rPr>
          <w:rStyle w:val="NormalTok"/>
        </w:rPr>
        <w:t xml:space="preserve">bneg34 </w:t>
      </w:r>
      <w:r>
        <w:rPr>
          <w:rStyle w:val="OtherTok"/>
        </w:rPr>
        <w:t>&lt;-</w:t>
      </w:r>
      <w:r>
        <w:rPr>
          <w:rStyle w:val="NormalTok"/>
        </w:rPr>
        <w:t xml:space="preserve"> (xbar[</w:t>
      </w:r>
      <w:r>
        <w:rPr>
          <w:rStyle w:val="DecValTok"/>
        </w:rPr>
        <w:t>2</w:t>
      </w:r>
      <w:r>
        <w:rPr>
          <w:rStyle w:val="NormalTok"/>
        </w:rPr>
        <w:t>]</w:t>
      </w:r>
      <w:r>
        <w:rPr>
          <w:rStyle w:val="SpecialCharTok"/>
        </w:rPr>
        <w:t>-</w:t>
      </w:r>
      <w:r>
        <w:rPr>
          <w:rStyle w:val="NormalTok"/>
        </w:rPr>
        <w:t>xbar[</w:t>
      </w:r>
      <w:r>
        <w:rPr>
          <w:rStyle w:val="DecValTok"/>
        </w:rPr>
        <w:t>3</w:t>
      </w:r>
      <w:r>
        <w:rPr>
          <w:rStyle w:val="NormalTok"/>
        </w:rPr>
        <w:t xml:space="preserve">]) </w:t>
      </w:r>
      <w:r>
        <w:rPr>
          <w:rStyle w:val="SpecialCharTok"/>
        </w:rPr>
        <w:t>-</w:t>
      </w:r>
      <w:r>
        <w:rPr>
          <w:rStyle w:val="NormalTok"/>
        </w:rPr>
        <w:t xml:space="preserve"> crit1</w:t>
      </w:r>
      <w:r>
        <w:rPr>
          <w:rStyle w:val="SpecialCharTok"/>
        </w:rPr>
        <w:t>*</w:t>
      </w:r>
      <w:r>
        <w:rPr>
          <w:rStyle w:val="FunctionTok"/>
        </w:rPr>
        <w:t>sqrt</w:t>
      </w:r>
      <w:r>
        <w:rPr>
          <w:rStyle w:val="NormalTok"/>
        </w:rPr>
        <w:t>((covar[</w:t>
      </w:r>
      <w:r>
        <w:rPr>
          <w:rStyle w:val="DecValTok"/>
        </w:rPr>
        <w:t>2</w:t>
      </w:r>
      <w:r>
        <w:rPr>
          <w:rStyle w:val="NormalTok"/>
        </w:rPr>
        <w:t>,</w:t>
      </w:r>
      <w:r>
        <w:rPr>
          <w:rStyle w:val="DecValTok"/>
        </w:rPr>
        <w:t>2</w:t>
      </w:r>
      <w:r>
        <w:rPr>
          <w:rStyle w:val="NormalTok"/>
        </w:rPr>
        <w:t>]</w:t>
      </w:r>
      <w:r>
        <w:rPr>
          <w:rStyle w:val="SpecialCharTok"/>
        </w:rPr>
        <w:t>-</w:t>
      </w:r>
      <w:r>
        <w:rPr>
          <w:rStyle w:val="NormalTok"/>
        </w:rPr>
        <w:t>covar[</w:t>
      </w:r>
      <w:r>
        <w:rPr>
          <w:rStyle w:val="DecValTok"/>
        </w:rPr>
        <w:t>3</w:t>
      </w:r>
      <w:r>
        <w:rPr>
          <w:rStyle w:val="NormalTok"/>
        </w:rPr>
        <w:t>,</w:t>
      </w:r>
      <w:r>
        <w:rPr>
          <w:rStyle w:val="DecValTok"/>
        </w:rPr>
        <w:t>3</w:t>
      </w:r>
      <w:r>
        <w:rPr>
          <w:rStyle w:val="NormalTok"/>
        </w:rPr>
        <w:t>])</w:t>
      </w:r>
      <w:r>
        <w:rPr>
          <w:rStyle w:val="SpecialCharTok"/>
        </w:rPr>
        <w:t>/</w:t>
      </w:r>
      <w:r>
        <w:rPr>
          <w:rStyle w:val="NormalTok"/>
        </w:rPr>
        <w:t>n)</w:t>
      </w:r>
      <w:r>
        <w:br/>
      </w:r>
      <w:r>
        <w:rPr>
          <w:rStyle w:val="NormalTok"/>
        </w:rPr>
        <w:t xml:space="preserve">bpos34 </w:t>
      </w:r>
      <w:r>
        <w:rPr>
          <w:rStyle w:val="OtherTok"/>
        </w:rPr>
        <w:t>&lt;-</w:t>
      </w:r>
      <w:r>
        <w:rPr>
          <w:rStyle w:val="NormalTok"/>
        </w:rPr>
        <w:t xml:space="preserve"> (xbar[</w:t>
      </w:r>
      <w:r>
        <w:rPr>
          <w:rStyle w:val="DecValTok"/>
        </w:rPr>
        <w:t>2</w:t>
      </w:r>
      <w:r>
        <w:rPr>
          <w:rStyle w:val="NormalTok"/>
        </w:rPr>
        <w:t>]</w:t>
      </w:r>
      <w:r>
        <w:rPr>
          <w:rStyle w:val="SpecialCharTok"/>
        </w:rPr>
        <w:t>-</w:t>
      </w:r>
      <w:r>
        <w:rPr>
          <w:rStyle w:val="NormalTok"/>
        </w:rPr>
        <w:t>xbar[</w:t>
      </w:r>
      <w:r>
        <w:rPr>
          <w:rStyle w:val="DecValTok"/>
        </w:rPr>
        <w:t>3</w:t>
      </w:r>
      <w:r>
        <w:rPr>
          <w:rStyle w:val="NormalTok"/>
        </w:rPr>
        <w:t xml:space="preserve">]) </w:t>
      </w:r>
      <w:r>
        <w:rPr>
          <w:rStyle w:val="SpecialCharTok"/>
        </w:rPr>
        <w:t>+</w:t>
      </w:r>
      <w:r>
        <w:rPr>
          <w:rStyle w:val="NormalTok"/>
        </w:rPr>
        <w:t xml:space="preserve"> crit1</w:t>
      </w:r>
      <w:r>
        <w:rPr>
          <w:rStyle w:val="SpecialCharTok"/>
        </w:rPr>
        <w:t>*</w:t>
      </w:r>
      <w:r>
        <w:rPr>
          <w:rStyle w:val="FunctionTok"/>
        </w:rPr>
        <w:t>sqrt</w:t>
      </w:r>
      <w:r>
        <w:rPr>
          <w:rStyle w:val="NormalTok"/>
        </w:rPr>
        <w:t>((covar[</w:t>
      </w:r>
      <w:r>
        <w:rPr>
          <w:rStyle w:val="DecValTok"/>
        </w:rPr>
        <w:t>2</w:t>
      </w:r>
      <w:r>
        <w:rPr>
          <w:rStyle w:val="NormalTok"/>
        </w:rPr>
        <w:t>,</w:t>
      </w:r>
      <w:r>
        <w:rPr>
          <w:rStyle w:val="DecValTok"/>
        </w:rPr>
        <w:t>2</w:t>
      </w:r>
      <w:r>
        <w:rPr>
          <w:rStyle w:val="NormalTok"/>
        </w:rPr>
        <w:t>]</w:t>
      </w:r>
      <w:r>
        <w:rPr>
          <w:rStyle w:val="SpecialCharTok"/>
        </w:rPr>
        <w:t>-</w:t>
      </w:r>
      <w:r>
        <w:rPr>
          <w:rStyle w:val="NormalTok"/>
        </w:rPr>
        <w:t>covar[</w:t>
      </w:r>
      <w:r>
        <w:rPr>
          <w:rStyle w:val="DecValTok"/>
        </w:rPr>
        <w:t>3</w:t>
      </w:r>
      <w:r>
        <w:rPr>
          <w:rStyle w:val="NormalTok"/>
        </w:rPr>
        <w:t>,</w:t>
      </w:r>
      <w:r>
        <w:rPr>
          <w:rStyle w:val="DecValTok"/>
        </w:rPr>
        <w:t>3</w:t>
      </w:r>
      <w:r>
        <w:rPr>
          <w:rStyle w:val="NormalTok"/>
        </w:rPr>
        <w:t>])</w:t>
      </w:r>
      <w:r>
        <w:rPr>
          <w:rStyle w:val="SpecialCharTok"/>
        </w:rPr>
        <w:t>/</w:t>
      </w:r>
      <w:r>
        <w:rPr>
          <w:rStyle w:val="NormalTok"/>
        </w:rPr>
        <w:t>n)</w:t>
      </w:r>
      <w:r>
        <w:br/>
      </w:r>
      <w:r>
        <w:rPr>
          <w:rStyle w:val="FunctionTok"/>
        </w:rPr>
        <w:t>cat</w:t>
      </w:r>
      <w:r>
        <w:rPr>
          <w:rStyle w:val="NormalTok"/>
        </w:rPr>
        <w:t>(</w:t>
      </w:r>
      <w:r>
        <w:rPr>
          <w:rStyle w:val="StringTok"/>
        </w:rPr>
        <w:t>"Length 3-4: ("</w:t>
      </w:r>
      <w:r>
        <w:rPr>
          <w:rStyle w:val="NormalTok"/>
        </w:rPr>
        <w:t xml:space="preserve">, bneg34, </w:t>
      </w:r>
      <w:r>
        <w:rPr>
          <w:rStyle w:val="StringTok"/>
        </w:rPr>
        <w:t>","</w:t>
      </w:r>
      <w:r>
        <w:rPr>
          <w:rStyle w:val="NormalTok"/>
        </w:rPr>
        <w:t xml:space="preserve">, bpos34, </w:t>
      </w:r>
      <w:r>
        <w:rPr>
          <w:rStyle w:val="StringTok"/>
        </w:rPr>
        <w:t xml:space="preserve">") </w:t>
      </w:r>
      <w:r>
        <w:rPr>
          <w:rStyle w:val="SpecialCharTok"/>
        </w:rPr>
        <w:t>\n</w:t>
      </w:r>
      <w:r>
        <w:rPr>
          <w:rStyle w:val="StringTok"/>
        </w:rPr>
        <w:t>"</w:t>
      </w:r>
      <w:r>
        <w:rPr>
          <w:rStyle w:val="NormalTok"/>
        </w:rPr>
        <w:t>)</w:t>
      </w:r>
      <w:r>
        <w:br/>
      </w:r>
      <w:r>
        <w:rPr>
          <w:rStyle w:val="CommentTok"/>
        </w:rPr>
        <w:t># L4-5</w:t>
      </w:r>
      <w:r>
        <w:br/>
      </w:r>
      <w:r>
        <w:rPr>
          <w:rStyle w:val="NormalTok"/>
        </w:rPr>
        <w:t xml:space="preserve">bneg45 </w:t>
      </w:r>
      <w:r>
        <w:rPr>
          <w:rStyle w:val="OtherTok"/>
        </w:rPr>
        <w:t>&lt;-</w:t>
      </w:r>
      <w:r>
        <w:rPr>
          <w:rStyle w:val="NormalTok"/>
        </w:rPr>
        <w:t xml:space="preserve"> (xbar[</w:t>
      </w:r>
      <w:r>
        <w:rPr>
          <w:rStyle w:val="DecValTok"/>
        </w:rPr>
        <w:t>4</w:t>
      </w:r>
      <w:r>
        <w:rPr>
          <w:rStyle w:val="NormalTok"/>
        </w:rPr>
        <w:t>]</w:t>
      </w:r>
      <w:r>
        <w:rPr>
          <w:rStyle w:val="SpecialCharTok"/>
        </w:rPr>
        <w:t>-</w:t>
      </w:r>
      <w:r>
        <w:rPr>
          <w:rStyle w:val="NormalTok"/>
        </w:rPr>
        <w:t>xbar[</w:t>
      </w:r>
      <w:r>
        <w:rPr>
          <w:rStyle w:val="DecValTok"/>
        </w:rPr>
        <w:t>3</w:t>
      </w:r>
      <w:r>
        <w:rPr>
          <w:rStyle w:val="NormalTok"/>
        </w:rPr>
        <w:t xml:space="preserve">]) </w:t>
      </w:r>
      <w:r>
        <w:rPr>
          <w:rStyle w:val="SpecialCharTok"/>
        </w:rPr>
        <w:t>-</w:t>
      </w:r>
      <w:r>
        <w:rPr>
          <w:rStyle w:val="NormalTok"/>
        </w:rPr>
        <w:t xml:space="preserve"> crit1</w:t>
      </w:r>
      <w:r>
        <w:rPr>
          <w:rStyle w:val="SpecialCharTok"/>
        </w:rPr>
        <w:t>*</w:t>
      </w:r>
      <w:r>
        <w:rPr>
          <w:rStyle w:val="FunctionTok"/>
        </w:rPr>
        <w:t>sqrt</w:t>
      </w:r>
      <w:r>
        <w:rPr>
          <w:rStyle w:val="NormalTok"/>
        </w:rPr>
        <w:t>((covar[</w:t>
      </w:r>
      <w:r>
        <w:rPr>
          <w:rStyle w:val="DecValTok"/>
        </w:rPr>
        <w:t>4</w:t>
      </w:r>
      <w:r>
        <w:rPr>
          <w:rStyle w:val="NormalTok"/>
        </w:rPr>
        <w:t>,</w:t>
      </w:r>
      <w:r>
        <w:rPr>
          <w:rStyle w:val="DecValTok"/>
        </w:rPr>
        <w:t>4</w:t>
      </w:r>
      <w:r>
        <w:rPr>
          <w:rStyle w:val="NormalTok"/>
        </w:rPr>
        <w:t>]</w:t>
      </w:r>
      <w:r>
        <w:rPr>
          <w:rStyle w:val="SpecialCharTok"/>
        </w:rPr>
        <w:t>-</w:t>
      </w:r>
      <w:r>
        <w:rPr>
          <w:rStyle w:val="NormalTok"/>
        </w:rPr>
        <w:t>covar[</w:t>
      </w:r>
      <w:r>
        <w:rPr>
          <w:rStyle w:val="DecValTok"/>
        </w:rPr>
        <w:t>3</w:t>
      </w:r>
      <w:r>
        <w:rPr>
          <w:rStyle w:val="NormalTok"/>
        </w:rPr>
        <w:t>,</w:t>
      </w:r>
      <w:r>
        <w:rPr>
          <w:rStyle w:val="DecValTok"/>
        </w:rPr>
        <w:t>3</w:t>
      </w:r>
      <w:r>
        <w:rPr>
          <w:rStyle w:val="NormalTok"/>
        </w:rPr>
        <w:t>])</w:t>
      </w:r>
      <w:r>
        <w:rPr>
          <w:rStyle w:val="SpecialCharTok"/>
        </w:rPr>
        <w:t>/</w:t>
      </w:r>
      <w:r>
        <w:rPr>
          <w:rStyle w:val="NormalTok"/>
        </w:rPr>
        <w:t>n)</w:t>
      </w:r>
      <w:r>
        <w:br/>
      </w:r>
      <w:r>
        <w:rPr>
          <w:rStyle w:val="NormalTok"/>
        </w:rPr>
        <w:t xml:space="preserve">bpos45 </w:t>
      </w:r>
      <w:r>
        <w:rPr>
          <w:rStyle w:val="OtherTok"/>
        </w:rPr>
        <w:t>&lt;-</w:t>
      </w:r>
      <w:r>
        <w:rPr>
          <w:rStyle w:val="NormalTok"/>
        </w:rPr>
        <w:t xml:space="preserve"> (xbar[</w:t>
      </w:r>
      <w:r>
        <w:rPr>
          <w:rStyle w:val="DecValTok"/>
        </w:rPr>
        <w:t>4</w:t>
      </w:r>
      <w:r>
        <w:rPr>
          <w:rStyle w:val="NormalTok"/>
        </w:rPr>
        <w:t>]</w:t>
      </w:r>
      <w:r>
        <w:rPr>
          <w:rStyle w:val="SpecialCharTok"/>
        </w:rPr>
        <w:t>-</w:t>
      </w:r>
      <w:r>
        <w:rPr>
          <w:rStyle w:val="NormalTok"/>
        </w:rPr>
        <w:t>xbar[</w:t>
      </w:r>
      <w:r>
        <w:rPr>
          <w:rStyle w:val="DecValTok"/>
        </w:rPr>
        <w:t>3</w:t>
      </w:r>
      <w:r>
        <w:rPr>
          <w:rStyle w:val="NormalTok"/>
        </w:rPr>
        <w:t xml:space="preserve">]) </w:t>
      </w:r>
      <w:r>
        <w:rPr>
          <w:rStyle w:val="SpecialCharTok"/>
        </w:rPr>
        <w:t>+</w:t>
      </w:r>
      <w:r>
        <w:rPr>
          <w:rStyle w:val="NormalTok"/>
        </w:rPr>
        <w:t xml:space="preserve"> crit1</w:t>
      </w:r>
      <w:r>
        <w:rPr>
          <w:rStyle w:val="SpecialCharTok"/>
        </w:rPr>
        <w:t>*</w:t>
      </w:r>
      <w:r>
        <w:rPr>
          <w:rStyle w:val="FunctionTok"/>
        </w:rPr>
        <w:t>sqrt</w:t>
      </w:r>
      <w:r>
        <w:rPr>
          <w:rStyle w:val="NormalTok"/>
        </w:rPr>
        <w:t>((covar[</w:t>
      </w:r>
      <w:r>
        <w:rPr>
          <w:rStyle w:val="DecValTok"/>
        </w:rPr>
        <w:t>4</w:t>
      </w:r>
      <w:r>
        <w:rPr>
          <w:rStyle w:val="NormalTok"/>
        </w:rPr>
        <w:t>,</w:t>
      </w:r>
      <w:r>
        <w:rPr>
          <w:rStyle w:val="DecValTok"/>
        </w:rPr>
        <w:t>4</w:t>
      </w:r>
      <w:r>
        <w:rPr>
          <w:rStyle w:val="NormalTok"/>
        </w:rPr>
        <w:t>]</w:t>
      </w:r>
      <w:r>
        <w:rPr>
          <w:rStyle w:val="SpecialCharTok"/>
        </w:rPr>
        <w:t>-</w:t>
      </w:r>
      <w:r>
        <w:rPr>
          <w:rStyle w:val="NormalTok"/>
        </w:rPr>
        <w:t>covar[</w:t>
      </w:r>
      <w:r>
        <w:rPr>
          <w:rStyle w:val="DecValTok"/>
        </w:rPr>
        <w:t>3</w:t>
      </w:r>
      <w:r>
        <w:rPr>
          <w:rStyle w:val="NormalTok"/>
        </w:rPr>
        <w:t>,</w:t>
      </w:r>
      <w:r>
        <w:rPr>
          <w:rStyle w:val="DecValTok"/>
        </w:rPr>
        <w:t>3</w:t>
      </w:r>
      <w:r>
        <w:rPr>
          <w:rStyle w:val="NormalTok"/>
        </w:rPr>
        <w:t>])</w:t>
      </w:r>
      <w:r>
        <w:rPr>
          <w:rStyle w:val="SpecialCharTok"/>
        </w:rPr>
        <w:t>/</w:t>
      </w:r>
      <w:r>
        <w:rPr>
          <w:rStyle w:val="NormalTok"/>
        </w:rPr>
        <w:t>n)</w:t>
      </w:r>
      <w:r>
        <w:br/>
      </w:r>
      <w:r>
        <w:rPr>
          <w:rStyle w:val="FunctionTok"/>
        </w:rPr>
        <w:t>cat</w:t>
      </w:r>
      <w:r>
        <w:rPr>
          <w:rStyle w:val="NormalTok"/>
        </w:rPr>
        <w:t>(</w:t>
      </w:r>
      <w:r>
        <w:rPr>
          <w:rStyle w:val="StringTok"/>
        </w:rPr>
        <w:t>"Length 4-5: ("</w:t>
      </w:r>
      <w:r>
        <w:rPr>
          <w:rStyle w:val="NormalTok"/>
        </w:rPr>
        <w:t xml:space="preserve">, bneg45, </w:t>
      </w:r>
      <w:r>
        <w:rPr>
          <w:rStyle w:val="StringTok"/>
        </w:rPr>
        <w:t>","</w:t>
      </w:r>
      <w:r>
        <w:rPr>
          <w:rStyle w:val="NormalTok"/>
        </w:rPr>
        <w:t xml:space="preserve">, bpos45, </w:t>
      </w:r>
      <w:r>
        <w:rPr>
          <w:rStyle w:val="StringTok"/>
        </w:rPr>
        <w:t xml:space="preserve">") </w:t>
      </w:r>
      <w:r>
        <w:rPr>
          <w:rStyle w:val="SpecialCharTok"/>
        </w:rPr>
        <w:t>\n</w:t>
      </w:r>
      <w:r>
        <w:rPr>
          <w:rStyle w:val="StringTok"/>
        </w:rPr>
        <w:t>"</w:t>
      </w:r>
      <w:r>
        <w:rPr>
          <w:rStyle w:val="NormalTok"/>
        </w:rPr>
        <w:t>)</w:t>
      </w:r>
      <w:r>
        <w:br/>
      </w:r>
      <w:r>
        <w:rPr>
          <w:rStyle w:val="NormalTok"/>
        </w:rPr>
        <w:t xml:space="preserve">a </w:t>
      </w:r>
      <w:r>
        <w:rPr>
          <w:rStyle w:val="OtherTok"/>
        </w:rPr>
        <w:t>&lt;-</w:t>
      </w:r>
      <w:r>
        <w:rPr>
          <w:rStyle w:val="NormalTok"/>
        </w:rPr>
        <w:t xml:space="preserve"> </w:t>
      </w:r>
      <w:r>
        <w:rPr>
          <w:rStyle w:val="FunctionTok"/>
        </w:rPr>
        <w:t>matrix</w:t>
      </w:r>
      <w:r>
        <w:rPr>
          <w:rStyle w:val="NormalTok"/>
        </w:rPr>
        <w:t>(</w:t>
      </w:r>
      <w:r>
        <w:rPr>
          <w:rStyle w:val="FunctionTok"/>
        </w:rPr>
        <w:t>c</w:t>
      </w:r>
      <w:r>
        <w:rPr>
          <w:rStyle w:val="NormalTok"/>
        </w:rPr>
        <w:t>(</w:t>
      </w:r>
      <w:r>
        <w:rPr>
          <w:rStyle w:val="SpecialChar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AttributeTok"/>
        </w:rPr>
        <w:t>ncol =</w:t>
      </w:r>
      <w:r>
        <w:rPr>
          <w:rStyle w:val="NormalTok"/>
        </w:rPr>
        <w:t xml:space="preserve"> </w:t>
      </w:r>
      <w:r>
        <w:rPr>
          <w:rStyle w:val="DecValTok"/>
        </w:rPr>
        <w:t>1</w:t>
      </w:r>
      <w:r>
        <w:rPr>
          <w:rStyle w:val="NormalTok"/>
        </w:rPr>
        <w:t>)</w:t>
      </w:r>
      <w:r>
        <w:br/>
      </w:r>
      <w:r>
        <w:rPr>
          <w:rStyle w:val="NormalTok"/>
        </w:rPr>
        <w:t xml:space="preserve">b </w:t>
      </w:r>
      <w:r>
        <w:rPr>
          <w:rStyle w:val="OtherTok"/>
        </w:rPr>
        <w:t>&lt;-</w:t>
      </w:r>
      <w:r>
        <w:rPr>
          <w:rStyle w:val="NormalTok"/>
        </w:rPr>
        <w:t xml:space="preserve"> </w:t>
      </w:r>
      <w:r>
        <w:rPr>
          <w:rStyle w:val="FunctionTok"/>
        </w:rPr>
        <w:t>matrix</w:t>
      </w:r>
      <w:r>
        <w:rPr>
          <w:rStyle w:val="NormalTok"/>
        </w:rPr>
        <w:t>(</w:t>
      </w:r>
      <w:r>
        <w:rPr>
          <w:rStyle w:val="FunctionTok"/>
        </w:rPr>
        <w:t>c</w:t>
      </w:r>
      <w:r>
        <w:rPr>
          <w:rStyle w:val="NormalTok"/>
        </w:rPr>
        <w:t>(</w:t>
      </w:r>
      <w:r>
        <w:rPr>
          <w:rStyle w:val="DecValTok"/>
        </w:rPr>
        <w:t>0</w:t>
      </w:r>
      <w:r>
        <w:rPr>
          <w:rStyle w:val="NormalTok"/>
        </w:rPr>
        <w:t>,</w:t>
      </w:r>
      <w:r>
        <w:rPr>
          <w:rStyle w:val="DecValTok"/>
        </w:rPr>
        <w:t>0</w:t>
      </w:r>
      <w:r>
        <w:rPr>
          <w:rStyle w:val="NormalTok"/>
        </w:rPr>
        <w:t>,</w:t>
      </w:r>
      <w:r>
        <w:rPr>
          <w:rStyle w:val="SpecialCharTok"/>
        </w:rPr>
        <w:t>-</w:t>
      </w:r>
      <w:r>
        <w:rPr>
          <w:rStyle w:val="DecValTok"/>
        </w:rPr>
        <w:t>1</w:t>
      </w:r>
      <w:r>
        <w:rPr>
          <w:rStyle w:val="NormalTok"/>
        </w:rPr>
        <w:t>,</w:t>
      </w:r>
      <w:r>
        <w:rPr>
          <w:rStyle w:val="DecValTok"/>
        </w:rPr>
        <w:t>1</w:t>
      </w:r>
      <w:r>
        <w:rPr>
          <w:rStyle w:val="NormalTok"/>
        </w:rPr>
        <w:t xml:space="preserve">), </w:t>
      </w:r>
      <w:r>
        <w:rPr>
          <w:rStyle w:val="AttributeTok"/>
        </w:rPr>
        <w:t>ncol =</w:t>
      </w:r>
      <w:r>
        <w:rPr>
          <w:rStyle w:val="NormalTok"/>
        </w:rPr>
        <w:t xml:space="preserve"> </w:t>
      </w:r>
      <w:r>
        <w:rPr>
          <w:rStyle w:val="DecValTok"/>
        </w:rPr>
        <w:t>1</w:t>
      </w:r>
      <w:r>
        <w:rPr>
          <w:rStyle w:val="NormalTok"/>
        </w:rPr>
        <w:t>)</w:t>
      </w:r>
      <w:r>
        <w:br/>
      </w:r>
      <w:r>
        <w:rPr>
          <w:rStyle w:val="CommentTok"/>
        </w:rPr>
        <w:t># T2</w:t>
      </w:r>
      <w:r>
        <w:br/>
      </w:r>
      <w:r>
        <w:rPr>
          <w:rStyle w:val="NormalTok"/>
        </w:rPr>
        <w:t xml:space="preserve">meandiff </w:t>
      </w:r>
      <w:r>
        <w:rPr>
          <w:rStyle w:val="OtherTok"/>
        </w:rPr>
        <w:t>&lt;-</w:t>
      </w:r>
      <w:r>
        <w:rPr>
          <w:rStyle w:val="NormalTok"/>
        </w:rPr>
        <w:t xml:space="preserve"> </w:t>
      </w:r>
      <w:r>
        <w:rPr>
          <w:rStyle w:val="FunctionTok"/>
        </w:rPr>
        <w:t>c</w:t>
      </w:r>
      <w:r>
        <w:rPr>
          <w:rStyle w:val="NormalTok"/>
        </w:rPr>
        <w:t>(</w:t>
      </w:r>
      <w:r>
        <w:rPr>
          <w:rStyle w:val="FunctionTok"/>
        </w:rPr>
        <w:t>t</w:t>
      </w:r>
      <w:r>
        <w:rPr>
          <w:rStyle w:val="NormalTok"/>
        </w:rPr>
        <w:t>(a)</w:t>
      </w:r>
      <w:r>
        <w:rPr>
          <w:rStyle w:val="SpecialCharTok"/>
        </w:rPr>
        <w:t>%*%</w:t>
      </w:r>
      <w:r>
        <w:rPr>
          <w:rStyle w:val="NormalTok"/>
        </w:rPr>
        <w:t xml:space="preserve">xbar, </w:t>
      </w:r>
      <w:r>
        <w:rPr>
          <w:rStyle w:val="FunctionTok"/>
        </w:rPr>
        <w:t>t</w:t>
      </w:r>
      <w:r>
        <w:rPr>
          <w:rStyle w:val="NormalTok"/>
        </w:rPr>
        <w:t>(b)</w:t>
      </w:r>
      <w:r>
        <w:rPr>
          <w:rStyle w:val="SpecialCharTok"/>
        </w:rPr>
        <w:t>%*%</w:t>
      </w:r>
      <w:r>
        <w:rPr>
          <w:rStyle w:val="NormalTok"/>
        </w:rPr>
        <w:t>xbar)</w:t>
      </w:r>
      <w:r>
        <w:br/>
      </w:r>
      <w:r>
        <w:rPr>
          <w:rStyle w:val="NormalTok"/>
        </w:rPr>
        <w:t xml:space="preserve">Sdiff </w:t>
      </w:r>
      <w:r>
        <w:rPr>
          <w:rStyle w:val="OtherTok"/>
        </w:rPr>
        <w:t>&lt;-</w:t>
      </w:r>
      <w:r>
        <w:rPr>
          <w:rStyle w:val="NormalTok"/>
        </w:rPr>
        <w:t xml:space="preserve"> </w:t>
      </w:r>
      <w:r>
        <w:rPr>
          <w:rStyle w:val="FunctionTok"/>
        </w:rPr>
        <w:t>matrix</w:t>
      </w:r>
      <w:r>
        <w:rPr>
          <w:rStyle w:val="NormalTok"/>
        </w:rPr>
        <w:t>(</w:t>
      </w:r>
      <w:r>
        <w:rPr>
          <w:rStyle w:val="FunctionTok"/>
        </w:rPr>
        <w:t>c</w:t>
      </w:r>
      <w:r>
        <w:rPr>
          <w:rStyle w:val="NormalTok"/>
        </w:rPr>
        <w:t>(</w:t>
      </w:r>
      <w:r>
        <w:rPr>
          <w:rStyle w:val="FunctionTok"/>
        </w:rPr>
        <w:t>t</w:t>
      </w:r>
      <w:r>
        <w:rPr>
          <w:rStyle w:val="NormalTok"/>
        </w:rPr>
        <w:t>(a)</w:t>
      </w:r>
      <w:r>
        <w:rPr>
          <w:rStyle w:val="SpecialCharTok"/>
        </w:rPr>
        <w:t>%*%</w:t>
      </w:r>
      <w:r>
        <w:rPr>
          <w:rStyle w:val="NormalTok"/>
        </w:rPr>
        <w:t>covar</w:t>
      </w:r>
      <w:r>
        <w:rPr>
          <w:rStyle w:val="SpecialCharTok"/>
        </w:rPr>
        <w:t>%*%</w:t>
      </w:r>
      <w:r>
        <w:rPr>
          <w:rStyle w:val="NormalTok"/>
        </w:rPr>
        <w:t xml:space="preserve">a, </w:t>
      </w:r>
      <w:r>
        <w:rPr>
          <w:rStyle w:val="FunctionTok"/>
        </w:rPr>
        <w:t>t</w:t>
      </w:r>
      <w:r>
        <w:rPr>
          <w:rStyle w:val="NormalTok"/>
        </w:rPr>
        <w:t>(a)</w:t>
      </w:r>
      <w:r>
        <w:rPr>
          <w:rStyle w:val="SpecialCharTok"/>
        </w:rPr>
        <w:t>%*%</w:t>
      </w:r>
      <w:r>
        <w:rPr>
          <w:rStyle w:val="NormalTok"/>
        </w:rPr>
        <w:t>covar</w:t>
      </w:r>
      <w:r>
        <w:rPr>
          <w:rStyle w:val="SpecialCharTok"/>
        </w:rPr>
        <w:t>%*%</w:t>
      </w:r>
      <w:r>
        <w:rPr>
          <w:rStyle w:val="NormalTok"/>
        </w:rPr>
        <w:t xml:space="preserve">b, </w:t>
      </w:r>
      <w:r>
        <w:rPr>
          <w:rStyle w:val="FunctionTok"/>
        </w:rPr>
        <w:t>t</w:t>
      </w:r>
      <w:r>
        <w:rPr>
          <w:rStyle w:val="NormalTok"/>
        </w:rPr>
        <w:t>(b)</w:t>
      </w:r>
      <w:r>
        <w:rPr>
          <w:rStyle w:val="SpecialCharTok"/>
        </w:rPr>
        <w:t>%*%</w:t>
      </w:r>
      <w:r>
        <w:rPr>
          <w:rStyle w:val="NormalTok"/>
        </w:rPr>
        <w:t>covar</w:t>
      </w:r>
      <w:r>
        <w:rPr>
          <w:rStyle w:val="SpecialCharTok"/>
        </w:rPr>
        <w:t>%*%</w:t>
      </w:r>
      <w:r>
        <w:rPr>
          <w:rStyle w:val="NormalTok"/>
        </w:rPr>
        <w:t>a,</w:t>
      </w:r>
      <w:r>
        <w:br/>
      </w:r>
      <w:r>
        <w:rPr>
          <w:rStyle w:val="NormalTok"/>
        </w:rPr>
        <w:t xml:space="preserve">                  </w:t>
      </w:r>
      <w:r>
        <w:rPr>
          <w:rStyle w:val="FunctionTok"/>
        </w:rPr>
        <w:t>t</w:t>
      </w:r>
      <w:r>
        <w:rPr>
          <w:rStyle w:val="NormalTok"/>
        </w:rPr>
        <w:t>(b)</w:t>
      </w:r>
      <w:r>
        <w:rPr>
          <w:rStyle w:val="SpecialCharTok"/>
        </w:rPr>
        <w:t>%*%</w:t>
      </w:r>
      <w:r>
        <w:rPr>
          <w:rStyle w:val="NormalTok"/>
        </w:rPr>
        <w:t>covar</w:t>
      </w:r>
      <w:r>
        <w:rPr>
          <w:rStyle w:val="SpecialCharTok"/>
        </w:rPr>
        <w:t>%*%</w:t>
      </w:r>
      <w:r>
        <w:rPr>
          <w:rStyle w:val="NormalTok"/>
        </w:rPr>
        <w:t xml:space="preserve">b), </w:t>
      </w:r>
      <w:r>
        <w:rPr>
          <w:rStyle w:val="DecValTok"/>
        </w:rPr>
        <w:t>2</w:t>
      </w:r>
      <w:r>
        <w:rPr>
          <w:rStyle w:val="NormalTok"/>
        </w:rPr>
        <w:t xml:space="preserve">, </w:t>
      </w:r>
      <w:r>
        <w:rPr>
          <w:rStyle w:val="DecValTok"/>
        </w:rPr>
        <w:t>2</w:t>
      </w:r>
      <w:r>
        <w:rPr>
          <w:rStyle w:val="NormalTok"/>
        </w:rPr>
        <w:t>)</w:t>
      </w:r>
      <w:r>
        <w:br/>
      </w:r>
      <w:r>
        <w:rPr>
          <w:rStyle w:val="FunctionTok"/>
        </w:rPr>
        <w:t>plot</w:t>
      </w:r>
      <w:r>
        <w:rPr>
          <w:rStyle w:val="NormalTok"/>
        </w:rPr>
        <w:t>(</w:t>
      </w:r>
      <w:r>
        <w:rPr>
          <w:rStyle w:val="FunctionTok"/>
        </w:rPr>
        <w:t>ellipse</w:t>
      </w:r>
      <w:r>
        <w:rPr>
          <w:rStyle w:val="NormalTok"/>
        </w:rPr>
        <w:t xml:space="preserve">(Sdiff, </w:t>
      </w:r>
      <w:r>
        <w:rPr>
          <w:rStyle w:val="AttributeTok"/>
        </w:rPr>
        <w:t>centre =</w:t>
      </w:r>
      <w:r>
        <w:rPr>
          <w:rStyle w:val="NormalTok"/>
        </w:rPr>
        <w:t xml:space="preserve"> meandiff, </w:t>
      </w:r>
      <w:r>
        <w:rPr>
          <w:rStyle w:val="AttributeTok"/>
        </w:rPr>
        <w:t>t =</w:t>
      </w:r>
      <w:r>
        <w:rPr>
          <w:rStyle w:val="NormalTok"/>
        </w:rPr>
        <w:t xml:space="preserve"> right</w:t>
      </w:r>
      <w:r>
        <w:rPr>
          <w:rStyle w:val="SpecialCharTok"/>
        </w:rPr>
        <w:t>/</w:t>
      </w:r>
      <w:r>
        <w:rPr>
          <w:rStyle w:val="FunctionTok"/>
        </w:rPr>
        <w:t>sqrt</w:t>
      </w:r>
      <w:r>
        <w:rPr>
          <w:rStyle w:val="NormalTok"/>
        </w:rPr>
        <w:t xml:space="preserve">(n)), </w:t>
      </w:r>
      <w:r>
        <w:rPr>
          <w:rStyle w:val="AttributeTok"/>
        </w:rPr>
        <w:t>type =</w:t>
      </w:r>
      <w:r>
        <w:rPr>
          <w:rStyle w:val="NormalTok"/>
        </w:rPr>
        <w:t xml:space="preserve"> </w:t>
      </w:r>
      <w:r>
        <w:rPr>
          <w:rStyle w:val="StringTok"/>
        </w:rPr>
        <w:t>"l"</w:t>
      </w:r>
      <w:r>
        <w:rPr>
          <w:rStyle w:val="NormalTok"/>
        </w:rPr>
        <w:t>,</w:t>
      </w:r>
      <w:r>
        <w:br/>
      </w:r>
      <w:r>
        <w:rPr>
          <w:rStyle w:val="NormalTok"/>
        </w:rPr>
        <w:t xml:space="preserve">     </w:t>
      </w:r>
      <w:r>
        <w:rPr>
          <w:rStyle w:val="AttributeTok"/>
        </w:rPr>
        <w:t>xlab =</w:t>
      </w:r>
      <w:r>
        <w:rPr>
          <w:rStyle w:val="NormalTok"/>
        </w:rPr>
        <w:t xml:space="preserve"> </w:t>
      </w:r>
      <w:r>
        <w:rPr>
          <w:rStyle w:val="StringTok"/>
        </w:rPr>
        <w:t>"increase 2-3 years"</w:t>
      </w:r>
      <w:r>
        <w:rPr>
          <w:rStyle w:val="NormalTok"/>
        </w:rPr>
        <w:t xml:space="preserve">, </w:t>
      </w:r>
      <w:r>
        <w:rPr>
          <w:rStyle w:val="AttributeTok"/>
        </w:rPr>
        <w:t>yla =</w:t>
      </w:r>
      <w:r>
        <w:rPr>
          <w:rStyle w:val="NormalTok"/>
        </w:rPr>
        <w:t xml:space="preserve"> </w:t>
      </w:r>
      <w:r>
        <w:rPr>
          <w:rStyle w:val="StringTok"/>
        </w:rPr>
        <w:t>"increase 4-5 years"</w:t>
      </w:r>
      <w:r>
        <w:rPr>
          <w:rStyle w:val="NormalTok"/>
        </w:rPr>
        <w:t>)</w:t>
      </w:r>
      <w:r>
        <w:br/>
      </w:r>
      <w:r>
        <w:rPr>
          <w:rStyle w:val="CommentTok"/>
        </w:rPr>
        <w:t>#points(meandiff[1], meandiff[2])</w:t>
      </w:r>
      <w:r>
        <w:br/>
      </w:r>
      <w:r>
        <w:rPr>
          <w:rStyle w:val="CommentTok"/>
        </w:rPr>
        <w:t># Bonferroni</w:t>
      </w:r>
      <w:r>
        <w:br/>
      </w:r>
      <w:r>
        <w:rPr>
          <w:rStyle w:val="NormalTok"/>
        </w:rPr>
        <w:t>amu.L</w:t>
      </w:r>
      <w:r>
        <w:rPr>
          <w:rStyle w:val="OtherTok"/>
        </w:rPr>
        <w:t>=</w:t>
      </w:r>
      <w:r>
        <w:rPr>
          <w:rStyle w:val="FunctionTok"/>
        </w:rPr>
        <w:t>t</w:t>
      </w:r>
      <w:r>
        <w:rPr>
          <w:rStyle w:val="NormalTok"/>
        </w:rPr>
        <w:t>(a)</w:t>
      </w:r>
      <w:r>
        <w:rPr>
          <w:rStyle w:val="SpecialCharTok"/>
        </w:rPr>
        <w:t>%*%</w:t>
      </w:r>
      <w:r>
        <w:rPr>
          <w:rStyle w:val="NormalTok"/>
        </w:rPr>
        <w:t>xbar</w:t>
      </w:r>
      <w:r>
        <w:rPr>
          <w:rStyle w:val="SpecialCharTok"/>
        </w:rPr>
        <w:t>-</w:t>
      </w:r>
      <w:r>
        <w:rPr>
          <w:rStyle w:val="NormalTok"/>
        </w:rPr>
        <w:t>crit1</w:t>
      </w:r>
      <w:r>
        <w:rPr>
          <w:rStyle w:val="SpecialCharTok"/>
        </w:rPr>
        <w:t>*</w:t>
      </w:r>
      <w:r>
        <w:rPr>
          <w:rStyle w:val="FunctionTok"/>
        </w:rPr>
        <w:t>sqrt</w:t>
      </w:r>
      <w:r>
        <w:rPr>
          <w:rStyle w:val="NormalTok"/>
        </w:rPr>
        <w:t>(</w:t>
      </w:r>
      <w:r>
        <w:rPr>
          <w:rStyle w:val="FunctionTok"/>
        </w:rPr>
        <w:t>t</w:t>
      </w:r>
      <w:r>
        <w:rPr>
          <w:rStyle w:val="NormalTok"/>
        </w:rPr>
        <w:t>(a)</w:t>
      </w:r>
      <w:r>
        <w:rPr>
          <w:rStyle w:val="SpecialCharTok"/>
        </w:rPr>
        <w:t>%*%</w:t>
      </w:r>
      <w:r>
        <w:rPr>
          <w:rStyle w:val="NormalTok"/>
        </w:rPr>
        <w:t>covar</w:t>
      </w:r>
      <w:r>
        <w:rPr>
          <w:rStyle w:val="SpecialCharTok"/>
        </w:rPr>
        <w:t>%*%</w:t>
      </w:r>
      <w:r>
        <w:rPr>
          <w:rStyle w:val="NormalTok"/>
        </w:rPr>
        <w:t>a</w:t>
      </w:r>
      <w:r>
        <w:rPr>
          <w:rStyle w:val="SpecialCharTok"/>
        </w:rPr>
        <w:t>/</w:t>
      </w:r>
      <w:r>
        <w:rPr>
          <w:rStyle w:val="NormalTok"/>
        </w:rPr>
        <w:t>n)</w:t>
      </w:r>
      <w:r>
        <w:br/>
      </w:r>
      <w:r>
        <w:rPr>
          <w:rStyle w:val="NormalTok"/>
        </w:rPr>
        <w:t>amu.U</w:t>
      </w:r>
      <w:r>
        <w:rPr>
          <w:rStyle w:val="OtherTok"/>
        </w:rPr>
        <w:t>=</w:t>
      </w:r>
      <w:r>
        <w:rPr>
          <w:rStyle w:val="FunctionTok"/>
        </w:rPr>
        <w:t>t</w:t>
      </w:r>
      <w:r>
        <w:rPr>
          <w:rStyle w:val="NormalTok"/>
        </w:rPr>
        <w:t>(a)</w:t>
      </w:r>
      <w:r>
        <w:rPr>
          <w:rStyle w:val="SpecialCharTok"/>
        </w:rPr>
        <w:t>%*%</w:t>
      </w:r>
      <w:r>
        <w:rPr>
          <w:rStyle w:val="NormalTok"/>
        </w:rPr>
        <w:t>xbar</w:t>
      </w:r>
      <w:r>
        <w:rPr>
          <w:rStyle w:val="SpecialCharTok"/>
        </w:rPr>
        <w:t>+</w:t>
      </w:r>
      <w:r>
        <w:rPr>
          <w:rStyle w:val="NormalTok"/>
        </w:rPr>
        <w:t>crit1</w:t>
      </w:r>
      <w:r>
        <w:rPr>
          <w:rStyle w:val="SpecialCharTok"/>
        </w:rPr>
        <w:t>*</w:t>
      </w:r>
      <w:r>
        <w:rPr>
          <w:rStyle w:val="FunctionTok"/>
        </w:rPr>
        <w:t>sqrt</w:t>
      </w:r>
      <w:r>
        <w:rPr>
          <w:rStyle w:val="NormalTok"/>
        </w:rPr>
        <w:t>(</w:t>
      </w:r>
      <w:r>
        <w:rPr>
          <w:rStyle w:val="FunctionTok"/>
        </w:rPr>
        <w:t>t</w:t>
      </w:r>
      <w:r>
        <w:rPr>
          <w:rStyle w:val="NormalTok"/>
        </w:rPr>
        <w:t>(a)</w:t>
      </w:r>
      <w:r>
        <w:rPr>
          <w:rStyle w:val="SpecialCharTok"/>
        </w:rPr>
        <w:t>%*%</w:t>
      </w:r>
      <w:r>
        <w:rPr>
          <w:rStyle w:val="NormalTok"/>
        </w:rPr>
        <w:t>covar</w:t>
      </w:r>
      <w:r>
        <w:rPr>
          <w:rStyle w:val="SpecialCharTok"/>
        </w:rPr>
        <w:t>%*%</w:t>
      </w:r>
      <w:r>
        <w:rPr>
          <w:rStyle w:val="NormalTok"/>
        </w:rPr>
        <w:t>a</w:t>
      </w:r>
      <w:r>
        <w:rPr>
          <w:rStyle w:val="SpecialCharTok"/>
        </w:rPr>
        <w:t>/</w:t>
      </w:r>
      <w:r>
        <w:rPr>
          <w:rStyle w:val="NormalTok"/>
        </w:rPr>
        <w:t>n)</w:t>
      </w:r>
      <w:r>
        <w:br/>
      </w:r>
      <w:r>
        <w:rPr>
          <w:rStyle w:val="NormalTok"/>
        </w:rPr>
        <w:t>bmu.L</w:t>
      </w:r>
      <w:r>
        <w:rPr>
          <w:rStyle w:val="OtherTok"/>
        </w:rPr>
        <w:t>=</w:t>
      </w:r>
      <w:r>
        <w:rPr>
          <w:rStyle w:val="FunctionTok"/>
        </w:rPr>
        <w:t>t</w:t>
      </w:r>
      <w:r>
        <w:rPr>
          <w:rStyle w:val="NormalTok"/>
        </w:rPr>
        <w:t>(b)</w:t>
      </w:r>
      <w:r>
        <w:rPr>
          <w:rStyle w:val="SpecialCharTok"/>
        </w:rPr>
        <w:t>%*%</w:t>
      </w:r>
      <w:r>
        <w:rPr>
          <w:rStyle w:val="NormalTok"/>
        </w:rPr>
        <w:t>xbar</w:t>
      </w:r>
      <w:r>
        <w:rPr>
          <w:rStyle w:val="SpecialCharTok"/>
        </w:rPr>
        <w:t>-</w:t>
      </w:r>
      <w:r>
        <w:rPr>
          <w:rStyle w:val="NormalTok"/>
        </w:rPr>
        <w:t>crit1</w:t>
      </w:r>
      <w:r>
        <w:rPr>
          <w:rStyle w:val="SpecialCharTok"/>
        </w:rPr>
        <w:t>*</w:t>
      </w:r>
      <w:r>
        <w:rPr>
          <w:rStyle w:val="FunctionTok"/>
        </w:rPr>
        <w:t>sqrt</w:t>
      </w:r>
      <w:r>
        <w:rPr>
          <w:rStyle w:val="NormalTok"/>
        </w:rPr>
        <w:t>(</w:t>
      </w:r>
      <w:r>
        <w:rPr>
          <w:rStyle w:val="FunctionTok"/>
        </w:rPr>
        <w:t>t</w:t>
      </w:r>
      <w:r>
        <w:rPr>
          <w:rStyle w:val="NormalTok"/>
        </w:rPr>
        <w:t>(b)</w:t>
      </w:r>
      <w:r>
        <w:rPr>
          <w:rStyle w:val="SpecialCharTok"/>
        </w:rPr>
        <w:t>%*%</w:t>
      </w:r>
      <w:r>
        <w:rPr>
          <w:rStyle w:val="NormalTok"/>
        </w:rPr>
        <w:t>covar</w:t>
      </w:r>
      <w:r>
        <w:rPr>
          <w:rStyle w:val="SpecialCharTok"/>
        </w:rPr>
        <w:t>%*%</w:t>
      </w:r>
      <w:r>
        <w:rPr>
          <w:rStyle w:val="NormalTok"/>
        </w:rPr>
        <w:t>b</w:t>
      </w:r>
      <w:r>
        <w:rPr>
          <w:rStyle w:val="SpecialCharTok"/>
        </w:rPr>
        <w:t>/</w:t>
      </w:r>
      <w:r>
        <w:rPr>
          <w:rStyle w:val="NormalTok"/>
        </w:rPr>
        <w:t>n)</w:t>
      </w:r>
      <w:r>
        <w:br/>
      </w:r>
      <w:r>
        <w:rPr>
          <w:rStyle w:val="NormalTok"/>
        </w:rPr>
        <w:t>bmu.U</w:t>
      </w:r>
      <w:r>
        <w:rPr>
          <w:rStyle w:val="OtherTok"/>
        </w:rPr>
        <w:t>=</w:t>
      </w:r>
      <w:r>
        <w:rPr>
          <w:rStyle w:val="FunctionTok"/>
        </w:rPr>
        <w:t>t</w:t>
      </w:r>
      <w:r>
        <w:rPr>
          <w:rStyle w:val="NormalTok"/>
        </w:rPr>
        <w:t>(b)</w:t>
      </w:r>
      <w:r>
        <w:rPr>
          <w:rStyle w:val="SpecialCharTok"/>
        </w:rPr>
        <w:t>%*%</w:t>
      </w:r>
      <w:r>
        <w:rPr>
          <w:rStyle w:val="NormalTok"/>
        </w:rPr>
        <w:t>xbar</w:t>
      </w:r>
      <w:r>
        <w:rPr>
          <w:rStyle w:val="SpecialCharTok"/>
        </w:rPr>
        <w:t>+</w:t>
      </w:r>
      <w:r>
        <w:rPr>
          <w:rStyle w:val="NormalTok"/>
        </w:rPr>
        <w:t>crit1</w:t>
      </w:r>
      <w:r>
        <w:rPr>
          <w:rStyle w:val="SpecialCharTok"/>
        </w:rPr>
        <w:t>*</w:t>
      </w:r>
      <w:r>
        <w:rPr>
          <w:rStyle w:val="FunctionTok"/>
        </w:rPr>
        <w:t>sqrt</w:t>
      </w:r>
      <w:r>
        <w:rPr>
          <w:rStyle w:val="NormalTok"/>
        </w:rPr>
        <w:t>(</w:t>
      </w:r>
      <w:r>
        <w:rPr>
          <w:rStyle w:val="FunctionTok"/>
        </w:rPr>
        <w:t>t</w:t>
      </w:r>
      <w:r>
        <w:rPr>
          <w:rStyle w:val="NormalTok"/>
        </w:rPr>
        <w:t>(b)</w:t>
      </w:r>
      <w:r>
        <w:rPr>
          <w:rStyle w:val="SpecialCharTok"/>
        </w:rPr>
        <w:t>%*%</w:t>
      </w:r>
      <w:r>
        <w:rPr>
          <w:rStyle w:val="NormalTok"/>
        </w:rPr>
        <w:t>covar</w:t>
      </w:r>
      <w:r>
        <w:rPr>
          <w:rStyle w:val="SpecialCharTok"/>
        </w:rPr>
        <w:t>%*%</w:t>
      </w:r>
      <w:r>
        <w:rPr>
          <w:rStyle w:val="NormalTok"/>
        </w:rPr>
        <w:t>b</w:t>
      </w:r>
      <w:r>
        <w:rPr>
          <w:rStyle w:val="SpecialCharTok"/>
        </w:rPr>
        <w:t>/</w:t>
      </w:r>
      <w:r>
        <w:rPr>
          <w:rStyle w:val="NormalTok"/>
        </w:rPr>
        <w:t>n)</w:t>
      </w:r>
      <w:r>
        <w:br/>
      </w:r>
      <w:r>
        <w:rPr>
          <w:rStyle w:val="FunctionTok"/>
        </w:rPr>
        <w:t>abline</w:t>
      </w:r>
      <w:r>
        <w:rPr>
          <w:rStyle w:val="NormalTok"/>
        </w:rPr>
        <w:t>(</w:t>
      </w:r>
      <w:r>
        <w:rPr>
          <w:rStyle w:val="AttributeTok"/>
        </w:rPr>
        <w:t>v =</w:t>
      </w:r>
      <w:r>
        <w:rPr>
          <w:rStyle w:val="NormalTok"/>
        </w:rPr>
        <w:t xml:space="preserve"> amu.L, </w:t>
      </w:r>
      <w:r>
        <w:rPr>
          <w:rStyle w:val="AttributeTok"/>
        </w:rPr>
        <w:t>lty =</w:t>
      </w:r>
      <w:r>
        <w:rPr>
          <w:rStyle w:val="NormalTok"/>
        </w:rPr>
        <w:t xml:space="preserve"> </w:t>
      </w:r>
      <w:r>
        <w:rPr>
          <w:rStyle w:val="DecValTok"/>
        </w:rPr>
        <w:t>2</w:t>
      </w:r>
      <w:r>
        <w:rPr>
          <w:rStyle w:val="NormalTok"/>
        </w:rPr>
        <w:t xml:space="preserve">, </w:t>
      </w:r>
      <w:r>
        <w:rPr>
          <w:rStyle w:val="AttributeTok"/>
        </w:rPr>
        <w:t>col =</w:t>
      </w:r>
      <w:r>
        <w:rPr>
          <w:rStyle w:val="NormalTok"/>
        </w:rPr>
        <w:t xml:space="preserve"> </w:t>
      </w:r>
      <w:r>
        <w:rPr>
          <w:rStyle w:val="StringTok"/>
        </w:rPr>
        <w:t>"firebrick3"</w:t>
      </w:r>
      <w:r>
        <w:rPr>
          <w:rStyle w:val="NormalTok"/>
        </w:rPr>
        <w:t>)</w:t>
      </w:r>
      <w:r>
        <w:br/>
      </w:r>
      <w:r>
        <w:rPr>
          <w:rStyle w:val="FunctionTok"/>
        </w:rPr>
        <w:t>abline</w:t>
      </w:r>
      <w:r>
        <w:rPr>
          <w:rStyle w:val="NormalTok"/>
        </w:rPr>
        <w:t>(</w:t>
      </w:r>
      <w:r>
        <w:rPr>
          <w:rStyle w:val="AttributeTok"/>
        </w:rPr>
        <w:t>v =</w:t>
      </w:r>
      <w:r>
        <w:rPr>
          <w:rStyle w:val="NormalTok"/>
        </w:rPr>
        <w:t xml:space="preserve"> amu.U, </w:t>
      </w:r>
      <w:r>
        <w:rPr>
          <w:rStyle w:val="AttributeTok"/>
        </w:rPr>
        <w:t>lty =</w:t>
      </w:r>
      <w:r>
        <w:rPr>
          <w:rStyle w:val="NormalTok"/>
        </w:rPr>
        <w:t xml:space="preserve"> </w:t>
      </w:r>
      <w:r>
        <w:rPr>
          <w:rStyle w:val="DecValTok"/>
        </w:rPr>
        <w:t>2</w:t>
      </w:r>
      <w:r>
        <w:rPr>
          <w:rStyle w:val="NormalTok"/>
        </w:rPr>
        <w:t xml:space="preserve">, </w:t>
      </w:r>
      <w:r>
        <w:rPr>
          <w:rStyle w:val="AttributeTok"/>
        </w:rPr>
        <w:t>col =</w:t>
      </w:r>
      <w:r>
        <w:rPr>
          <w:rStyle w:val="NormalTok"/>
        </w:rPr>
        <w:t xml:space="preserve"> </w:t>
      </w:r>
      <w:r>
        <w:rPr>
          <w:rStyle w:val="StringTok"/>
        </w:rPr>
        <w:t>"firebrick3"</w:t>
      </w:r>
      <w:r>
        <w:rPr>
          <w:rStyle w:val="NormalTok"/>
        </w:rPr>
        <w:t>)</w:t>
      </w:r>
      <w:r>
        <w:br/>
      </w:r>
      <w:r>
        <w:rPr>
          <w:rStyle w:val="FunctionTok"/>
        </w:rPr>
        <w:lastRenderedPageBreak/>
        <w:t>abline</w:t>
      </w:r>
      <w:r>
        <w:rPr>
          <w:rStyle w:val="NormalTok"/>
        </w:rPr>
        <w:t>(</w:t>
      </w:r>
      <w:r>
        <w:rPr>
          <w:rStyle w:val="AttributeTok"/>
        </w:rPr>
        <w:t>h =</w:t>
      </w:r>
      <w:r>
        <w:rPr>
          <w:rStyle w:val="NormalTok"/>
        </w:rPr>
        <w:t xml:space="preserve"> bmu.L, </w:t>
      </w:r>
      <w:r>
        <w:rPr>
          <w:rStyle w:val="AttributeTok"/>
        </w:rPr>
        <w:t>lty =</w:t>
      </w:r>
      <w:r>
        <w:rPr>
          <w:rStyle w:val="NormalTok"/>
        </w:rPr>
        <w:t xml:space="preserve"> </w:t>
      </w:r>
      <w:r>
        <w:rPr>
          <w:rStyle w:val="DecValTok"/>
        </w:rPr>
        <w:t>2</w:t>
      </w:r>
      <w:r>
        <w:rPr>
          <w:rStyle w:val="NormalTok"/>
        </w:rPr>
        <w:t xml:space="preserve">, </w:t>
      </w:r>
      <w:r>
        <w:rPr>
          <w:rStyle w:val="AttributeTok"/>
        </w:rPr>
        <w:t>col =</w:t>
      </w:r>
      <w:r>
        <w:rPr>
          <w:rStyle w:val="NormalTok"/>
        </w:rPr>
        <w:t xml:space="preserve"> </w:t>
      </w:r>
      <w:r>
        <w:rPr>
          <w:rStyle w:val="StringTok"/>
        </w:rPr>
        <w:t>"firebrick3"</w:t>
      </w:r>
      <w:r>
        <w:rPr>
          <w:rStyle w:val="NormalTok"/>
        </w:rPr>
        <w:t>)</w:t>
      </w:r>
      <w:r>
        <w:br/>
      </w:r>
      <w:r>
        <w:rPr>
          <w:rStyle w:val="FunctionTok"/>
        </w:rPr>
        <w:t>abline</w:t>
      </w:r>
      <w:r>
        <w:rPr>
          <w:rStyle w:val="NormalTok"/>
        </w:rPr>
        <w:t>(</w:t>
      </w:r>
      <w:r>
        <w:rPr>
          <w:rStyle w:val="AttributeTok"/>
        </w:rPr>
        <w:t>h =</w:t>
      </w:r>
      <w:r>
        <w:rPr>
          <w:rStyle w:val="NormalTok"/>
        </w:rPr>
        <w:t xml:space="preserve"> bmu.U, </w:t>
      </w:r>
      <w:r>
        <w:rPr>
          <w:rStyle w:val="AttributeTok"/>
        </w:rPr>
        <w:t>lty =</w:t>
      </w:r>
      <w:r>
        <w:rPr>
          <w:rStyle w:val="NormalTok"/>
        </w:rPr>
        <w:t xml:space="preserve"> </w:t>
      </w:r>
      <w:r>
        <w:rPr>
          <w:rStyle w:val="DecValTok"/>
        </w:rPr>
        <w:t>2</w:t>
      </w:r>
      <w:r>
        <w:rPr>
          <w:rStyle w:val="NormalTok"/>
        </w:rPr>
        <w:t xml:space="preserve">, </w:t>
      </w:r>
      <w:r>
        <w:rPr>
          <w:rStyle w:val="AttributeTok"/>
        </w:rPr>
        <w:t>col =</w:t>
      </w:r>
      <w:r>
        <w:rPr>
          <w:rStyle w:val="NormalTok"/>
        </w:rPr>
        <w:t xml:space="preserve"> </w:t>
      </w:r>
      <w:r>
        <w:rPr>
          <w:rStyle w:val="StringTok"/>
        </w:rPr>
        <w:t>"firebrick3"</w:t>
      </w:r>
      <w:r>
        <w:rPr>
          <w:rStyle w:val="NormalTok"/>
        </w:rPr>
        <w:t>)</w:t>
      </w:r>
      <w:r>
        <w:br/>
      </w:r>
      <w:r>
        <w:rPr>
          <w:rStyle w:val="NormalTok"/>
        </w:rPr>
        <w:t xml:space="preserve">xMat </w:t>
      </w:r>
      <w:r>
        <w:rPr>
          <w:rStyle w:val="OtherTok"/>
        </w:rPr>
        <w:t>&lt;-</w:t>
      </w:r>
      <w:r>
        <w:rPr>
          <w:rStyle w:val="NormalTok"/>
        </w:rPr>
        <w:t xml:space="preserve"> </w:t>
      </w:r>
      <w:r>
        <w:rPr>
          <w:rStyle w:val="FunctionTok"/>
        </w:rPr>
        <w:t>c</w:t>
      </w:r>
      <w:r>
        <w:rPr>
          <w:rStyle w:val="NormalTok"/>
        </w:rPr>
        <w:t>(</w:t>
      </w:r>
      <w:r>
        <w:rPr>
          <w:rStyle w:val="DecValTok"/>
        </w:rPr>
        <w:t>3</w:t>
      </w:r>
      <w:r>
        <w:rPr>
          <w:rStyle w:val="NormalTok"/>
        </w:rPr>
        <w:t>,</w:t>
      </w:r>
      <w:r>
        <w:rPr>
          <w:rStyle w:val="DecValTok"/>
        </w:rPr>
        <w:t>6</w:t>
      </w:r>
      <w:r>
        <w:rPr>
          <w:rStyle w:val="NormalTok"/>
        </w:rPr>
        <w:t>,</w:t>
      </w:r>
      <w:r>
        <w:rPr>
          <w:rStyle w:val="DecValTok"/>
        </w:rPr>
        <w:t>0</w:t>
      </w:r>
      <w:r>
        <w:rPr>
          <w:rStyle w:val="NormalTok"/>
        </w:rPr>
        <w:t>,</w:t>
      </w:r>
      <w:r>
        <w:rPr>
          <w:rStyle w:val="DecValTok"/>
        </w:rPr>
        <w:t>4</w:t>
      </w:r>
      <w:r>
        <w:rPr>
          <w:rStyle w:val="NormalTok"/>
        </w:rPr>
        <w:t>,</w:t>
      </w:r>
      <w:r>
        <w:rPr>
          <w:rStyle w:val="DecValTok"/>
        </w:rPr>
        <w:t>4</w:t>
      </w:r>
      <w:r>
        <w:rPr>
          <w:rStyle w:val="NormalTok"/>
        </w:rPr>
        <w:t>,</w:t>
      </w:r>
      <w:r>
        <w:rPr>
          <w:rStyle w:val="DecValTok"/>
        </w:rPr>
        <w:t>3</w:t>
      </w:r>
      <w:r>
        <w:rPr>
          <w:rStyle w:val="NormalTok"/>
        </w:rPr>
        <w:t>,</w:t>
      </w:r>
      <w:r>
        <w:rPr>
          <w:rStyle w:val="StringTok"/>
        </w:rPr>
        <w:t>"-"</w:t>
      </w:r>
      <w:r>
        <w:rPr>
          <w:rStyle w:val="NormalTok"/>
        </w:rPr>
        <w:t>,</w:t>
      </w:r>
      <w:r>
        <w:rPr>
          <w:rStyle w:val="DecValTok"/>
        </w:rPr>
        <w:t>8</w:t>
      </w:r>
      <w:r>
        <w:rPr>
          <w:rStyle w:val="NormalTok"/>
        </w:rPr>
        <w:t>,</w:t>
      </w:r>
      <w:r>
        <w:rPr>
          <w:rStyle w:val="DecValTok"/>
        </w:rPr>
        <w:t>3</w:t>
      </w:r>
      <w:r>
        <w:rPr>
          <w:rStyle w:val="NormalTok"/>
        </w:rPr>
        <w:t>,</w:t>
      </w:r>
      <w:r>
        <w:rPr>
          <w:rStyle w:val="DecValTok"/>
        </w:rPr>
        <w:t>5</w:t>
      </w:r>
      <w:r>
        <w:rPr>
          <w:rStyle w:val="NormalTok"/>
        </w:rPr>
        <w:t>,</w:t>
      </w:r>
      <w:r>
        <w:rPr>
          <w:rStyle w:val="StringTok"/>
        </w:rPr>
        <w:t>"-"</w:t>
      </w:r>
      <w:r>
        <w:rPr>
          <w:rStyle w:val="NormalTok"/>
        </w:rPr>
        <w:t>,</w:t>
      </w:r>
      <w:r>
        <w:rPr>
          <w:rStyle w:val="StringTok"/>
        </w:rPr>
        <w:t>"-"</w:t>
      </w:r>
      <w:r>
        <w:rPr>
          <w:rStyle w:val="NormalTok"/>
        </w:rPr>
        <w:t>)</w:t>
      </w:r>
      <w:r>
        <w:br/>
      </w:r>
      <w:r>
        <w:rPr>
          <w:rStyle w:val="NormalTok"/>
        </w:rPr>
        <w:t xml:space="preserve">x </w:t>
      </w:r>
      <w:r>
        <w:rPr>
          <w:rStyle w:val="OtherTok"/>
        </w:rPr>
        <w:t>&lt;-</w:t>
      </w:r>
      <w:r>
        <w:rPr>
          <w:rStyle w:val="NormalTok"/>
        </w:rPr>
        <w:t xml:space="preserve"> </w:t>
      </w:r>
      <w:r>
        <w:rPr>
          <w:rStyle w:val="FunctionTok"/>
        </w:rPr>
        <w:t>matrix</w:t>
      </w:r>
      <w:r>
        <w:rPr>
          <w:rStyle w:val="NormalTok"/>
        </w:rPr>
        <w:t xml:space="preserve">(xMat, </w:t>
      </w:r>
      <w:r>
        <w:rPr>
          <w:rStyle w:val="AttributeTok"/>
        </w:rPr>
        <w:t>nrow =</w:t>
      </w:r>
      <w:r>
        <w:rPr>
          <w:rStyle w:val="NormalTok"/>
        </w:rPr>
        <w:t xml:space="preserve"> </w:t>
      </w:r>
      <w:r>
        <w:rPr>
          <w:rStyle w:val="DecValTok"/>
        </w:rPr>
        <w:t>4</w:t>
      </w:r>
      <w:r>
        <w:rPr>
          <w:rStyle w:val="NormalTok"/>
        </w:rPr>
        <w:t xml:space="preserve">, </w:t>
      </w:r>
      <w:r>
        <w:rPr>
          <w:rStyle w:val="AttributeTok"/>
        </w:rPr>
        <w:t>ncol =</w:t>
      </w:r>
      <w:r>
        <w:rPr>
          <w:rStyle w:val="NormalTok"/>
        </w:rPr>
        <w:t xml:space="preserve"> </w:t>
      </w:r>
      <w:r>
        <w:rPr>
          <w:rStyle w:val="DecValTok"/>
        </w:rPr>
        <w:t>3</w:t>
      </w:r>
      <w:r>
        <w:rPr>
          <w:rStyle w:val="NormalTok"/>
        </w:rPr>
        <w:t xml:space="preserve">, </w:t>
      </w:r>
      <w:r>
        <w:rPr>
          <w:rStyle w:val="AttributeTok"/>
        </w:rPr>
        <w:t>byrow =</w:t>
      </w:r>
      <w:r>
        <w:rPr>
          <w:rStyle w:val="NormalTok"/>
        </w:rPr>
        <w:t xml:space="preserve"> </w:t>
      </w:r>
      <w:r>
        <w:rPr>
          <w:rStyle w:val="ConstantTok"/>
        </w:rPr>
        <w:t>TRUE</w:t>
      </w:r>
      <w:r>
        <w:rPr>
          <w:rStyle w:val="NormalTok"/>
        </w:rPr>
        <w:t>)</w:t>
      </w:r>
      <w:r>
        <w:br/>
      </w:r>
      <w:r>
        <w:rPr>
          <w:rStyle w:val="NormalTok"/>
        </w:rPr>
        <w:t xml:space="preserve">m1 </w:t>
      </w:r>
      <w:r>
        <w:rPr>
          <w:rStyle w:val="OtherTok"/>
        </w:rPr>
        <w:t>&lt;-</w:t>
      </w:r>
      <w:r>
        <w:rPr>
          <w:rStyle w:val="NormalTok"/>
        </w:rPr>
        <w:t xml:space="preserve"> (</w:t>
      </w:r>
      <w:r>
        <w:rPr>
          <w:rStyle w:val="DecValTok"/>
        </w:rPr>
        <w:t>3</w:t>
      </w:r>
      <w:r>
        <w:rPr>
          <w:rStyle w:val="SpecialCharTok"/>
        </w:rPr>
        <w:t>+</w:t>
      </w:r>
      <w:r>
        <w:rPr>
          <w:rStyle w:val="DecValTok"/>
        </w:rPr>
        <w:t>4</w:t>
      </w:r>
      <w:r>
        <w:rPr>
          <w:rStyle w:val="SpecialCharTok"/>
        </w:rPr>
        <w:t>+</w:t>
      </w:r>
      <w:r>
        <w:rPr>
          <w:rStyle w:val="DecValTok"/>
        </w:rPr>
        <w:t>5</w:t>
      </w:r>
      <w:r>
        <w:rPr>
          <w:rStyle w:val="NormalTok"/>
        </w:rPr>
        <w:t>)</w:t>
      </w:r>
      <w:r>
        <w:rPr>
          <w:rStyle w:val="SpecialCharTok"/>
        </w:rPr>
        <w:t>/</w:t>
      </w:r>
      <w:r>
        <w:rPr>
          <w:rStyle w:val="DecValTok"/>
        </w:rPr>
        <w:t>3</w:t>
      </w:r>
      <w:r>
        <w:br/>
      </w:r>
      <w:r>
        <w:rPr>
          <w:rStyle w:val="NormalTok"/>
        </w:rPr>
        <w:t xml:space="preserve">m2 </w:t>
      </w:r>
      <w:r>
        <w:rPr>
          <w:rStyle w:val="OtherTok"/>
        </w:rPr>
        <w:t>&lt;-</w:t>
      </w:r>
      <w:r>
        <w:rPr>
          <w:rStyle w:val="NormalTok"/>
        </w:rPr>
        <w:t xml:space="preserve"> (</w:t>
      </w:r>
      <w:r>
        <w:rPr>
          <w:rStyle w:val="DecValTok"/>
        </w:rPr>
        <w:t>6</w:t>
      </w:r>
      <w:r>
        <w:rPr>
          <w:rStyle w:val="SpecialCharTok"/>
        </w:rPr>
        <w:t>+</w:t>
      </w:r>
      <w:r>
        <w:rPr>
          <w:rStyle w:val="DecValTok"/>
        </w:rPr>
        <w:t>4</w:t>
      </w:r>
      <w:r>
        <w:rPr>
          <w:rStyle w:val="SpecialCharTok"/>
        </w:rPr>
        <w:t>+</w:t>
      </w:r>
      <w:r>
        <w:rPr>
          <w:rStyle w:val="DecValTok"/>
        </w:rPr>
        <w:t>8</w:t>
      </w:r>
      <w:r>
        <w:rPr>
          <w:rStyle w:val="NormalTok"/>
        </w:rPr>
        <w:t>)</w:t>
      </w:r>
      <w:r>
        <w:rPr>
          <w:rStyle w:val="SpecialCharTok"/>
        </w:rPr>
        <w:t>/</w:t>
      </w:r>
      <w:r>
        <w:rPr>
          <w:rStyle w:val="DecValTok"/>
        </w:rPr>
        <w:t>3</w:t>
      </w:r>
      <w:r>
        <w:br/>
      </w:r>
      <w:r>
        <w:rPr>
          <w:rStyle w:val="NormalTok"/>
        </w:rPr>
        <w:t xml:space="preserve">m3 </w:t>
      </w:r>
      <w:r>
        <w:rPr>
          <w:rStyle w:val="OtherTok"/>
        </w:rPr>
        <w:t>&lt;-</w:t>
      </w:r>
      <w:r>
        <w:rPr>
          <w:rStyle w:val="NormalTok"/>
        </w:rPr>
        <w:t xml:space="preserve"> (</w:t>
      </w:r>
      <w:r>
        <w:rPr>
          <w:rStyle w:val="DecValTok"/>
        </w:rPr>
        <w:t>0</w:t>
      </w:r>
      <w:r>
        <w:rPr>
          <w:rStyle w:val="SpecialCharTok"/>
        </w:rPr>
        <w:t>+</w:t>
      </w:r>
      <w:r>
        <w:rPr>
          <w:rStyle w:val="DecValTok"/>
        </w:rPr>
        <w:t>3</w:t>
      </w:r>
      <w:r>
        <w:rPr>
          <w:rStyle w:val="SpecialCharTok"/>
        </w:rPr>
        <w:t>+</w:t>
      </w:r>
      <w:r>
        <w:rPr>
          <w:rStyle w:val="DecValTok"/>
        </w:rPr>
        <w:t>3</w:t>
      </w:r>
      <w:r>
        <w:rPr>
          <w:rStyle w:val="NormalTok"/>
        </w:rPr>
        <w:t>)</w:t>
      </w:r>
      <w:r>
        <w:rPr>
          <w:rStyle w:val="SpecialCharTok"/>
        </w:rPr>
        <w:t>/</w:t>
      </w:r>
      <w:r>
        <w:rPr>
          <w:rStyle w:val="DecValTok"/>
        </w:rPr>
        <w:t>3</w:t>
      </w:r>
      <w:r>
        <w:br/>
      </w:r>
      <w:r>
        <w:rPr>
          <w:rStyle w:val="NormalTok"/>
        </w:rPr>
        <w:t xml:space="preserve">muMat </w:t>
      </w:r>
      <w:r>
        <w:rPr>
          <w:rStyle w:val="OtherTok"/>
        </w:rPr>
        <w:t>&lt;-</w:t>
      </w:r>
      <w:r>
        <w:rPr>
          <w:rStyle w:val="NormalTok"/>
        </w:rPr>
        <w:t xml:space="preserve"> </w:t>
      </w:r>
      <w:r>
        <w:rPr>
          <w:rStyle w:val="FunctionTok"/>
        </w:rPr>
        <w:t>c</w:t>
      </w:r>
      <w:r>
        <w:rPr>
          <w:rStyle w:val="NormalTok"/>
        </w:rPr>
        <w:t>(m1,m2,m3)</w:t>
      </w:r>
      <w:r>
        <w:br/>
      </w:r>
      <w:r>
        <w:rPr>
          <w:rStyle w:val="NormalTok"/>
        </w:rPr>
        <w:t xml:space="preserve">mu </w:t>
      </w:r>
      <w:r>
        <w:rPr>
          <w:rStyle w:val="OtherTok"/>
        </w:rPr>
        <w:t>&lt;-</w:t>
      </w:r>
      <w:r>
        <w:rPr>
          <w:rStyle w:val="NormalTok"/>
        </w:rPr>
        <w:t xml:space="preserve"> </w:t>
      </w:r>
      <w:r>
        <w:rPr>
          <w:rStyle w:val="FunctionTok"/>
        </w:rPr>
        <w:t>matrix</w:t>
      </w:r>
      <w:r>
        <w:rPr>
          <w:rStyle w:val="NormalTok"/>
        </w:rPr>
        <w:t xml:space="preserve">(muMat, </w:t>
      </w:r>
      <w:r>
        <w:rPr>
          <w:rStyle w:val="AttributeTok"/>
        </w:rPr>
        <w:t>nrow =</w:t>
      </w:r>
      <w:r>
        <w:rPr>
          <w:rStyle w:val="NormalTok"/>
        </w:rPr>
        <w:t xml:space="preserve"> </w:t>
      </w:r>
      <w:r>
        <w:rPr>
          <w:rStyle w:val="DecValTok"/>
        </w:rPr>
        <w:t>3</w:t>
      </w:r>
      <w:r>
        <w:rPr>
          <w:rStyle w:val="NormalTok"/>
        </w:rPr>
        <w:t xml:space="preserve">, </w:t>
      </w:r>
      <w:r>
        <w:rPr>
          <w:rStyle w:val="AttributeTok"/>
        </w:rPr>
        <w:t>ncol =</w:t>
      </w:r>
      <w:r>
        <w:rPr>
          <w:rStyle w:val="NormalTok"/>
        </w:rPr>
        <w:t xml:space="preserve"> </w:t>
      </w:r>
      <w:r>
        <w:rPr>
          <w:rStyle w:val="DecValTok"/>
        </w:rPr>
        <w:t>1</w:t>
      </w:r>
      <w:r>
        <w:rPr>
          <w:rStyle w:val="NormalTok"/>
        </w:rPr>
        <w:t xml:space="preserve">, </w:t>
      </w:r>
      <w:r>
        <w:rPr>
          <w:rStyle w:val="AttributeTok"/>
        </w:rPr>
        <w:t>byrow =</w:t>
      </w:r>
      <w:r>
        <w:rPr>
          <w:rStyle w:val="NormalTok"/>
        </w:rPr>
        <w:t xml:space="preserve"> </w:t>
      </w:r>
      <w:r>
        <w:rPr>
          <w:rStyle w:val="ConstantTok"/>
        </w:rPr>
        <w:t>TRUE</w:t>
      </w:r>
      <w:r>
        <w:rPr>
          <w:rStyle w:val="NormalTok"/>
        </w:rPr>
        <w:t>)</w:t>
      </w:r>
      <w:r>
        <w:br/>
      </w:r>
      <w:r>
        <w:rPr>
          <w:rStyle w:val="FunctionTok"/>
        </w:rPr>
        <w:t>cat</w:t>
      </w:r>
      <w:r>
        <w:rPr>
          <w:rStyle w:val="NormalTok"/>
        </w:rPr>
        <w:t>(</w:t>
      </w:r>
      <w:r>
        <w:rPr>
          <w:rStyle w:val="StringTok"/>
        </w:rPr>
        <w:t>"The sample averages are:"</w:t>
      </w:r>
      <w:r>
        <w:rPr>
          <w:rStyle w:val="NormalTok"/>
        </w:rPr>
        <w:t>, m1,</w:t>
      </w:r>
      <w:r>
        <w:rPr>
          <w:rStyle w:val="StringTok"/>
        </w:rPr>
        <w:t>","</w:t>
      </w:r>
      <w:r>
        <w:rPr>
          <w:rStyle w:val="NormalTok"/>
        </w:rPr>
        <w:t>, m2,</w:t>
      </w:r>
      <w:r>
        <w:rPr>
          <w:rStyle w:val="StringTok"/>
        </w:rPr>
        <w:t>", and"</w:t>
      </w:r>
      <w:r>
        <w:rPr>
          <w:rStyle w:val="NormalTok"/>
        </w:rPr>
        <w:t>, m3)</w:t>
      </w:r>
      <w:r>
        <w:br/>
      </w:r>
      <w:r>
        <w:rPr>
          <w:rStyle w:val="CommentTok"/>
        </w:rPr>
        <w:t># row 1</w:t>
      </w:r>
      <w:r>
        <w:br/>
      </w:r>
      <w:r>
        <w:rPr>
          <w:rStyle w:val="NormalTok"/>
        </w:rPr>
        <w:t xml:space="preserve">s11 </w:t>
      </w:r>
      <w:r>
        <w:rPr>
          <w:rStyle w:val="OtherTok"/>
        </w:rPr>
        <w:t>&lt;-</w:t>
      </w:r>
      <w:r>
        <w:rPr>
          <w:rStyle w:val="NormalTok"/>
        </w:rPr>
        <w:t xml:space="preserve"> ((</w:t>
      </w:r>
      <w:r>
        <w:rPr>
          <w:rStyle w:val="DecValTok"/>
        </w:rPr>
        <w:t>3</w:t>
      </w:r>
      <w:r>
        <w:rPr>
          <w:rStyle w:val="SpecialCharTok"/>
        </w:rPr>
        <w:t>-</w:t>
      </w:r>
      <w:r>
        <w:rPr>
          <w:rStyle w:val="NormalTok"/>
        </w:rPr>
        <w:t>m1)</w:t>
      </w:r>
      <w:r>
        <w:rPr>
          <w:rStyle w:val="SpecialCharTok"/>
        </w:rPr>
        <w:t>^</w:t>
      </w:r>
      <w:r>
        <w:rPr>
          <w:rStyle w:val="DecValTok"/>
        </w:rPr>
        <w:t>2</w:t>
      </w:r>
      <w:r>
        <w:rPr>
          <w:rStyle w:val="NormalTok"/>
        </w:rPr>
        <w:t xml:space="preserve"> </w:t>
      </w:r>
      <w:r>
        <w:rPr>
          <w:rStyle w:val="SpecialCharTok"/>
        </w:rPr>
        <w:t>+</w:t>
      </w:r>
      <w:r>
        <w:rPr>
          <w:rStyle w:val="NormalTok"/>
        </w:rPr>
        <w:t xml:space="preserve"> (</w:t>
      </w:r>
      <w:r>
        <w:rPr>
          <w:rStyle w:val="DecValTok"/>
        </w:rPr>
        <w:t>4</w:t>
      </w:r>
      <w:r>
        <w:rPr>
          <w:rStyle w:val="SpecialCharTok"/>
        </w:rPr>
        <w:t>-</w:t>
      </w:r>
      <w:r>
        <w:rPr>
          <w:rStyle w:val="NormalTok"/>
        </w:rPr>
        <w:t>m1)</w:t>
      </w:r>
      <w:r>
        <w:rPr>
          <w:rStyle w:val="SpecialCharTok"/>
        </w:rPr>
        <w:t>^</w:t>
      </w:r>
      <w:r>
        <w:rPr>
          <w:rStyle w:val="DecValTok"/>
        </w:rPr>
        <w:t>2</w:t>
      </w:r>
      <w:r>
        <w:rPr>
          <w:rStyle w:val="NormalTok"/>
        </w:rPr>
        <w:t xml:space="preserve"> </w:t>
      </w:r>
      <w:r>
        <w:rPr>
          <w:rStyle w:val="SpecialCharTok"/>
        </w:rPr>
        <w:t>+</w:t>
      </w:r>
      <w:r>
        <w:rPr>
          <w:rStyle w:val="NormalTok"/>
        </w:rPr>
        <w:t xml:space="preserve"> (m1</w:t>
      </w:r>
      <w:r>
        <w:rPr>
          <w:rStyle w:val="SpecialCharTok"/>
        </w:rPr>
        <w:t>-</w:t>
      </w:r>
      <w:r>
        <w:rPr>
          <w:rStyle w:val="NormalTok"/>
        </w:rPr>
        <w:t>m1)</w:t>
      </w:r>
      <w:r>
        <w:rPr>
          <w:rStyle w:val="SpecialCharTok"/>
        </w:rPr>
        <w:t>^</w:t>
      </w:r>
      <w:r>
        <w:rPr>
          <w:rStyle w:val="DecValTok"/>
        </w:rPr>
        <w:t>2</w:t>
      </w:r>
      <w:r>
        <w:rPr>
          <w:rStyle w:val="NormalTok"/>
        </w:rPr>
        <w:t xml:space="preserve"> </w:t>
      </w:r>
      <w:r>
        <w:rPr>
          <w:rStyle w:val="SpecialCharTok"/>
        </w:rPr>
        <w:t>+</w:t>
      </w:r>
      <w:r>
        <w:rPr>
          <w:rStyle w:val="NormalTok"/>
        </w:rPr>
        <w:t xml:space="preserve"> (</w:t>
      </w:r>
      <w:r>
        <w:rPr>
          <w:rStyle w:val="DecValTok"/>
        </w:rPr>
        <w:t>5</w:t>
      </w:r>
      <w:r>
        <w:rPr>
          <w:rStyle w:val="SpecialCharTok"/>
        </w:rPr>
        <w:t>-</w:t>
      </w:r>
      <w:r>
        <w:rPr>
          <w:rStyle w:val="NormalTok"/>
        </w:rPr>
        <w:t>m1)</w:t>
      </w:r>
      <w:r>
        <w:rPr>
          <w:rStyle w:val="SpecialCharTok"/>
        </w:rPr>
        <w:t>^</w:t>
      </w:r>
      <w:r>
        <w:rPr>
          <w:rStyle w:val="DecValTok"/>
        </w:rPr>
        <w:t>2</w:t>
      </w:r>
      <w:r>
        <w:rPr>
          <w:rStyle w:val="NormalTok"/>
        </w:rPr>
        <w:t>)</w:t>
      </w:r>
      <w:r>
        <w:rPr>
          <w:rStyle w:val="SpecialCharTok"/>
        </w:rPr>
        <w:t>/</w:t>
      </w:r>
      <w:r>
        <w:rPr>
          <w:rStyle w:val="DecValTok"/>
        </w:rPr>
        <w:t>4</w:t>
      </w:r>
      <w:r>
        <w:br/>
      </w:r>
      <w:r>
        <w:rPr>
          <w:rStyle w:val="NormalTok"/>
        </w:rPr>
        <w:t xml:space="preserve">s12 </w:t>
      </w:r>
      <w:r>
        <w:rPr>
          <w:rStyle w:val="OtherTok"/>
        </w:rPr>
        <w:t>&lt;-</w:t>
      </w:r>
      <w:r>
        <w:rPr>
          <w:rStyle w:val="NormalTok"/>
        </w:rPr>
        <w:t xml:space="preserve"> ((</w:t>
      </w:r>
      <w:r>
        <w:rPr>
          <w:rStyle w:val="DecValTok"/>
        </w:rPr>
        <w:t>3</w:t>
      </w:r>
      <w:r>
        <w:rPr>
          <w:rStyle w:val="SpecialCharTok"/>
        </w:rPr>
        <w:t>-</w:t>
      </w:r>
      <w:r>
        <w:rPr>
          <w:rStyle w:val="NormalTok"/>
        </w:rPr>
        <w:t>m1)</w:t>
      </w:r>
      <w:r>
        <w:rPr>
          <w:rStyle w:val="SpecialCharTok"/>
        </w:rPr>
        <w:t>*</w:t>
      </w:r>
      <w:r>
        <w:rPr>
          <w:rStyle w:val="NormalTok"/>
        </w:rPr>
        <w:t>(</w:t>
      </w:r>
      <w:r>
        <w:rPr>
          <w:rStyle w:val="DecValTok"/>
        </w:rPr>
        <w:t>6</w:t>
      </w:r>
      <w:r>
        <w:rPr>
          <w:rStyle w:val="SpecialCharTok"/>
        </w:rPr>
        <w:t>-</w:t>
      </w:r>
      <w:r>
        <w:rPr>
          <w:rStyle w:val="NormalTok"/>
        </w:rPr>
        <w:t xml:space="preserve">m2) </w:t>
      </w:r>
      <w:r>
        <w:rPr>
          <w:rStyle w:val="SpecialCharTok"/>
        </w:rPr>
        <w:t>+</w:t>
      </w:r>
      <w:r>
        <w:rPr>
          <w:rStyle w:val="NormalTok"/>
        </w:rPr>
        <w:t xml:space="preserve"> (</w:t>
      </w:r>
      <w:r>
        <w:rPr>
          <w:rStyle w:val="DecValTok"/>
        </w:rPr>
        <w:t>4</w:t>
      </w:r>
      <w:r>
        <w:rPr>
          <w:rStyle w:val="SpecialCharTok"/>
        </w:rPr>
        <w:t>-</w:t>
      </w:r>
      <w:r>
        <w:rPr>
          <w:rStyle w:val="NormalTok"/>
        </w:rPr>
        <w:t>m1)</w:t>
      </w:r>
      <w:r>
        <w:rPr>
          <w:rStyle w:val="SpecialCharTok"/>
        </w:rPr>
        <w:t>*</w:t>
      </w:r>
      <w:r>
        <w:rPr>
          <w:rStyle w:val="NormalTok"/>
        </w:rPr>
        <w:t>(</w:t>
      </w:r>
      <w:r>
        <w:rPr>
          <w:rStyle w:val="DecValTok"/>
        </w:rPr>
        <w:t>4</w:t>
      </w:r>
      <w:r>
        <w:rPr>
          <w:rStyle w:val="SpecialCharTok"/>
        </w:rPr>
        <w:t>-</w:t>
      </w:r>
      <w:r>
        <w:rPr>
          <w:rStyle w:val="NormalTok"/>
        </w:rPr>
        <w:t xml:space="preserve">m2) </w:t>
      </w:r>
      <w:r>
        <w:rPr>
          <w:rStyle w:val="SpecialCharTok"/>
        </w:rPr>
        <w:t>+</w:t>
      </w:r>
      <w:r>
        <w:rPr>
          <w:rStyle w:val="NormalTok"/>
        </w:rPr>
        <w:t xml:space="preserve"> (m1</w:t>
      </w:r>
      <w:r>
        <w:rPr>
          <w:rStyle w:val="SpecialCharTok"/>
        </w:rPr>
        <w:t>-</w:t>
      </w:r>
      <w:r>
        <w:rPr>
          <w:rStyle w:val="NormalTok"/>
        </w:rPr>
        <w:t>m1)</w:t>
      </w:r>
      <w:r>
        <w:rPr>
          <w:rStyle w:val="SpecialCharTok"/>
        </w:rPr>
        <w:t>*</w:t>
      </w:r>
      <w:r>
        <w:rPr>
          <w:rStyle w:val="NormalTok"/>
        </w:rPr>
        <w:t>(</w:t>
      </w:r>
      <w:r>
        <w:rPr>
          <w:rStyle w:val="DecValTok"/>
        </w:rPr>
        <w:t>8</w:t>
      </w:r>
      <w:r>
        <w:rPr>
          <w:rStyle w:val="SpecialCharTok"/>
        </w:rPr>
        <w:t>-</w:t>
      </w:r>
      <w:r>
        <w:rPr>
          <w:rStyle w:val="NormalTok"/>
        </w:rPr>
        <w:t xml:space="preserve">m2) </w:t>
      </w:r>
      <w:r>
        <w:rPr>
          <w:rStyle w:val="SpecialCharTok"/>
        </w:rPr>
        <w:t>+</w:t>
      </w:r>
      <w:r>
        <w:rPr>
          <w:rStyle w:val="NormalTok"/>
        </w:rPr>
        <w:t xml:space="preserve"> (</w:t>
      </w:r>
      <w:r>
        <w:rPr>
          <w:rStyle w:val="DecValTok"/>
        </w:rPr>
        <w:t>5</w:t>
      </w:r>
      <w:r>
        <w:rPr>
          <w:rStyle w:val="SpecialCharTok"/>
        </w:rPr>
        <w:t>-</w:t>
      </w:r>
      <w:r>
        <w:rPr>
          <w:rStyle w:val="NormalTok"/>
        </w:rPr>
        <w:t>m1)</w:t>
      </w:r>
      <w:r>
        <w:rPr>
          <w:rStyle w:val="SpecialCharTok"/>
        </w:rPr>
        <w:t>*</w:t>
      </w:r>
      <w:r>
        <w:rPr>
          <w:rStyle w:val="NormalTok"/>
        </w:rPr>
        <w:t>(m2</w:t>
      </w:r>
      <w:r>
        <w:rPr>
          <w:rStyle w:val="SpecialCharTok"/>
        </w:rPr>
        <w:t>-</w:t>
      </w:r>
      <w:r>
        <w:rPr>
          <w:rStyle w:val="NormalTok"/>
        </w:rPr>
        <w:t>m2))</w:t>
      </w:r>
      <w:r>
        <w:rPr>
          <w:rStyle w:val="SpecialCharTok"/>
        </w:rPr>
        <w:t>/</w:t>
      </w:r>
      <w:r>
        <w:rPr>
          <w:rStyle w:val="DecValTok"/>
        </w:rPr>
        <w:t>4</w:t>
      </w:r>
      <w:r>
        <w:br/>
      </w:r>
      <w:r>
        <w:rPr>
          <w:rStyle w:val="NormalTok"/>
        </w:rPr>
        <w:t xml:space="preserve">s13 </w:t>
      </w:r>
      <w:r>
        <w:rPr>
          <w:rStyle w:val="OtherTok"/>
        </w:rPr>
        <w:t>&lt;-</w:t>
      </w:r>
      <w:r>
        <w:rPr>
          <w:rStyle w:val="NormalTok"/>
        </w:rPr>
        <w:t xml:space="preserve"> ((</w:t>
      </w:r>
      <w:r>
        <w:rPr>
          <w:rStyle w:val="DecValTok"/>
        </w:rPr>
        <w:t>3</w:t>
      </w:r>
      <w:r>
        <w:rPr>
          <w:rStyle w:val="SpecialCharTok"/>
        </w:rPr>
        <w:t>-</w:t>
      </w:r>
      <w:r>
        <w:rPr>
          <w:rStyle w:val="NormalTok"/>
        </w:rPr>
        <w:t>m1)</w:t>
      </w:r>
      <w:r>
        <w:rPr>
          <w:rStyle w:val="SpecialCharTok"/>
        </w:rPr>
        <w:t>*</w:t>
      </w:r>
      <w:r>
        <w:rPr>
          <w:rStyle w:val="NormalTok"/>
        </w:rPr>
        <w:t>(</w:t>
      </w:r>
      <w:r>
        <w:rPr>
          <w:rStyle w:val="DecValTok"/>
        </w:rPr>
        <w:t>0</w:t>
      </w:r>
      <w:r>
        <w:rPr>
          <w:rStyle w:val="SpecialCharTok"/>
        </w:rPr>
        <w:t>-</w:t>
      </w:r>
      <w:r>
        <w:rPr>
          <w:rStyle w:val="NormalTok"/>
        </w:rPr>
        <w:t xml:space="preserve">m3) </w:t>
      </w:r>
      <w:r>
        <w:rPr>
          <w:rStyle w:val="SpecialCharTok"/>
        </w:rPr>
        <w:t>+</w:t>
      </w:r>
      <w:r>
        <w:rPr>
          <w:rStyle w:val="NormalTok"/>
        </w:rPr>
        <w:t xml:space="preserve"> (</w:t>
      </w:r>
      <w:r>
        <w:rPr>
          <w:rStyle w:val="DecValTok"/>
        </w:rPr>
        <w:t>4</w:t>
      </w:r>
      <w:r>
        <w:rPr>
          <w:rStyle w:val="SpecialCharTok"/>
        </w:rPr>
        <w:t>-</w:t>
      </w:r>
      <w:r>
        <w:rPr>
          <w:rStyle w:val="NormalTok"/>
        </w:rPr>
        <w:t>m1)</w:t>
      </w:r>
      <w:r>
        <w:rPr>
          <w:rStyle w:val="SpecialCharTok"/>
        </w:rPr>
        <w:t>*</w:t>
      </w:r>
      <w:r>
        <w:rPr>
          <w:rStyle w:val="NormalTok"/>
        </w:rPr>
        <w:t>(</w:t>
      </w:r>
      <w:r>
        <w:rPr>
          <w:rStyle w:val="DecValTok"/>
        </w:rPr>
        <w:t>3</w:t>
      </w:r>
      <w:r>
        <w:rPr>
          <w:rStyle w:val="SpecialCharTok"/>
        </w:rPr>
        <w:t>-</w:t>
      </w:r>
      <w:r>
        <w:rPr>
          <w:rStyle w:val="NormalTok"/>
        </w:rPr>
        <w:t xml:space="preserve">m3) </w:t>
      </w:r>
      <w:r>
        <w:rPr>
          <w:rStyle w:val="SpecialCharTok"/>
        </w:rPr>
        <w:t>+</w:t>
      </w:r>
      <w:r>
        <w:rPr>
          <w:rStyle w:val="NormalTok"/>
        </w:rPr>
        <w:t xml:space="preserve"> (m1</w:t>
      </w:r>
      <w:r>
        <w:rPr>
          <w:rStyle w:val="SpecialCharTok"/>
        </w:rPr>
        <w:t>-</w:t>
      </w:r>
      <w:r>
        <w:rPr>
          <w:rStyle w:val="NormalTok"/>
        </w:rPr>
        <w:t>m1)</w:t>
      </w:r>
      <w:r>
        <w:rPr>
          <w:rStyle w:val="SpecialCharTok"/>
        </w:rPr>
        <w:t>*</w:t>
      </w:r>
      <w:r>
        <w:rPr>
          <w:rStyle w:val="NormalTok"/>
        </w:rPr>
        <w:t>(</w:t>
      </w:r>
      <w:r>
        <w:rPr>
          <w:rStyle w:val="DecValTok"/>
        </w:rPr>
        <w:t>3</w:t>
      </w:r>
      <w:r>
        <w:rPr>
          <w:rStyle w:val="SpecialCharTok"/>
        </w:rPr>
        <w:t>-</w:t>
      </w:r>
      <w:r>
        <w:rPr>
          <w:rStyle w:val="NormalTok"/>
        </w:rPr>
        <w:t xml:space="preserve">m3) </w:t>
      </w:r>
      <w:r>
        <w:rPr>
          <w:rStyle w:val="SpecialCharTok"/>
        </w:rPr>
        <w:t>+</w:t>
      </w:r>
      <w:r>
        <w:rPr>
          <w:rStyle w:val="NormalTok"/>
        </w:rPr>
        <w:t xml:space="preserve"> (</w:t>
      </w:r>
      <w:r>
        <w:rPr>
          <w:rStyle w:val="DecValTok"/>
        </w:rPr>
        <w:t>5</w:t>
      </w:r>
      <w:r>
        <w:rPr>
          <w:rStyle w:val="SpecialCharTok"/>
        </w:rPr>
        <w:t>-</w:t>
      </w:r>
      <w:r>
        <w:rPr>
          <w:rStyle w:val="NormalTok"/>
        </w:rPr>
        <w:t>m1)</w:t>
      </w:r>
      <w:r>
        <w:rPr>
          <w:rStyle w:val="SpecialCharTok"/>
        </w:rPr>
        <w:t>*</w:t>
      </w:r>
      <w:r>
        <w:rPr>
          <w:rStyle w:val="NormalTok"/>
        </w:rPr>
        <w:t>(m3</w:t>
      </w:r>
      <w:r>
        <w:rPr>
          <w:rStyle w:val="SpecialCharTok"/>
        </w:rPr>
        <w:t>-</w:t>
      </w:r>
      <w:r>
        <w:rPr>
          <w:rStyle w:val="NormalTok"/>
        </w:rPr>
        <w:t>m3))</w:t>
      </w:r>
      <w:r>
        <w:rPr>
          <w:rStyle w:val="SpecialCharTok"/>
        </w:rPr>
        <w:t>/</w:t>
      </w:r>
      <w:r>
        <w:rPr>
          <w:rStyle w:val="DecValTok"/>
        </w:rPr>
        <w:t>4</w:t>
      </w:r>
      <w:r>
        <w:br/>
      </w:r>
      <w:r>
        <w:rPr>
          <w:rStyle w:val="CommentTok"/>
        </w:rPr>
        <w:t># row 2</w:t>
      </w:r>
      <w:r>
        <w:br/>
      </w:r>
      <w:r>
        <w:rPr>
          <w:rStyle w:val="NormalTok"/>
        </w:rPr>
        <w:t xml:space="preserve">s21 </w:t>
      </w:r>
      <w:r>
        <w:rPr>
          <w:rStyle w:val="OtherTok"/>
        </w:rPr>
        <w:t>&lt;-</w:t>
      </w:r>
      <w:r>
        <w:rPr>
          <w:rStyle w:val="NormalTok"/>
        </w:rPr>
        <w:t xml:space="preserve"> ((</w:t>
      </w:r>
      <w:r>
        <w:rPr>
          <w:rStyle w:val="DecValTok"/>
        </w:rPr>
        <w:t>6</w:t>
      </w:r>
      <w:r>
        <w:rPr>
          <w:rStyle w:val="SpecialCharTok"/>
        </w:rPr>
        <w:t>-</w:t>
      </w:r>
      <w:r>
        <w:rPr>
          <w:rStyle w:val="NormalTok"/>
        </w:rPr>
        <w:t>m2)</w:t>
      </w:r>
      <w:r>
        <w:rPr>
          <w:rStyle w:val="SpecialCharTok"/>
        </w:rPr>
        <w:t>*</w:t>
      </w:r>
      <w:r>
        <w:rPr>
          <w:rStyle w:val="NormalTok"/>
        </w:rPr>
        <w:t>(</w:t>
      </w:r>
      <w:r>
        <w:rPr>
          <w:rStyle w:val="DecValTok"/>
        </w:rPr>
        <w:t>3</w:t>
      </w:r>
      <w:r>
        <w:rPr>
          <w:rStyle w:val="SpecialCharTok"/>
        </w:rPr>
        <w:t>-</w:t>
      </w:r>
      <w:r>
        <w:rPr>
          <w:rStyle w:val="NormalTok"/>
        </w:rPr>
        <w:t xml:space="preserve">m1) </w:t>
      </w:r>
      <w:r>
        <w:rPr>
          <w:rStyle w:val="SpecialCharTok"/>
        </w:rPr>
        <w:t>+</w:t>
      </w:r>
      <w:r>
        <w:rPr>
          <w:rStyle w:val="NormalTok"/>
        </w:rPr>
        <w:t xml:space="preserve"> (</w:t>
      </w:r>
      <w:r>
        <w:rPr>
          <w:rStyle w:val="DecValTok"/>
        </w:rPr>
        <w:t>4</w:t>
      </w:r>
      <w:r>
        <w:rPr>
          <w:rStyle w:val="SpecialCharTok"/>
        </w:rPr>
        <w:t>-</w:t>
      </w:r>
      <w:r>
        <w:rPr>
          <w:rStyle w:val="NormalTok"/>
        </w:rPr>
        <w:t>m2)</w:t>
      </w:r>
      <w:r>
        <w:rPr>
          <w:rStyle w:val="SpecialCharTok"/>
        </w:rPr>
        <w:t>*</w:t>
      </w:r>
      <w:r>
        <w:rPr>
          <w:rStyle w:val="NormalTok"/>
        </w:rPr>
        <w:t>(</w:t>
      </w:r>
      <w:r>
        <w:rPr>
          <w:rStyle w:val="DecValTok"/>
        </w:rPr>
        <w:t>4</w:t>
      </w:r>
      <w:r>
        <w:rPr>
          <w:rStyle w:val="SpecialCharTok"/>
        </w:rPr>
        <w:t>-</w:t>
      </w:r>
      <w:r>
        <w:rPr>
          <w:rStyle w:val="NormalTok"/>
        </w:rPr>
        <w:t xml:space="preserve">m1) </w:t>
      </w:r>
      <w:r>
        <w:rPr>
          <w:rStyle w:val="SpecialCharTok"/>
        </w:rPr>
        <w:t>+</w:t>
      </w:r>
      <w:r>
        <w:rPr>
          <w:rStyle w:val="NormalTok"/>
        </w:rPr>
        <w:t xml:space="preserve"> (</w:t>
      </w:r>
      <w:r>
        <w:rPr>
          <w:rStyle w:val="DecValTok"/>
        </w:rPr>
        <w:t>8</w:t>
      </w:r>
      <w:r>
        <w:rPr>
          <w:rStyle w:val="SpecialCharTok"/>
        </w:rPr>
        <w:t>-</w:t>
      </w:r>
      <w:r>
        <w:rPr>
          <w:rStyle w:val="NormalTok"/>
        </w:rPr>
        <w:t>m2)</w:t>
      </w:r>
      <w:r>
        <w:rPr>
          <w:rStyle w:val="SpecialCharTok"/>
        </w:rPr>
        <w:t>*</w:t>
      </w:r>
      <w:r>
        <w:rPr>
          <w:rStyle w:val="NormalTok"/>
        </w:rPr>
        <w:t>(m1</w:t>
      </w:r>
      <w:r>
        <w:rPr>
          <w:rStyle w:val="SpecialCharTok"/>
        </w:rPr>
        <w:t>-</w:t>
      </w:r>
      <w:r>
        <w:rPr>
          <w:rStyle w:val="NormalTok"/>
        </w:rPr>
        <w:t xml:space="preserve">m1) </w:t>
      </w:r>
      <w:r>
        <w:rPr>
          <w:rStyle w:val="SpecialCharTok"/>
        </w:rPr>
        <w:t>+</w:t>
      </w:r>
      <w:r>
        <w:rPr>
          <w:rStyle w:val="NormalTok"/>
        </w:rPr>
        <w:t xml:space="preserve"> (m2</w:t>
      </w:r>
      <w:r>
        <w:rPr>
          <w:rStyle w:val="SpecialCharTok"/>
        </w:rPr>
        <w:t>-</w:t>
      </w:r>
      <w:r>
        <w:rPr>
          <w:rStyle w:val="NormalTok"/>
        </w:rPr>
        <w:t>m2)</w:t>
      </w:r>
      <w:r>
        <w:rPr>
          <w:rStyle w:val="SpecialCharTok"/>
        </w:rPr>
        <w:t>*</w:t>
      </w:r>
      <w:r>
        <w:rPr>
          <w:rStyle w:val="NormalTok"/>
        </w:rPr>
        <w:t>(</w:t>
      </w:r>
      <w:r>
        <w:rPr>
          <w:rStyle w:val="DecValTok"/>
        </w:rPr>
        <w:t>5</w:t>
      </w:r>
      <w:r>
        <w:rPr>
          <w:rStyle w:val="SpecialCharTok"/>
        </w:rPr>
        <w:t>-</w:t>
      </w:r>
      <w:r>
        <w:rPr>
          <w:rStyle w:val="NormalTok"/>
        </w:rPr>
        <w:t>m1))</w:t>
      </w:r>
      <w:r>
        <w:rPr>
          <w:rStyle w:val="SpecialCharTok"/>
        </w:rPr>
        <w:t>/</w:t>
      </w:r>
      <w:r>
        <w:rPr>
          <w:rStyle w:val="DecValTok"/>
        </w:rPr>
        <w:t>4</w:t>
      </w:r>
      <w:r>
        <w:br/>
      </w:r>
      <w:r>
        <w:rPr>
          <w:rStyle w:val="NormalTok"/>
        </w:rPr>
        <w:t xml:space="preserve">s22 </w:t>
      </w:r>
      <w:r>
        <w:rPr>
          <w:rStyle w:val="OtherTok"/>
        </w:rPr>
        <w:t>&lt;-</w:t>
      </w:r>
      <w:r>
        <w:rPr>
          <w:rStyle w:val="NormalTok"/>
        </w:rPr>
        <w:t xml:space="preserve"> ((</w:t>
      </w:r>
      <w:r>
        <w:rPr>
          <w:rStyle w:val="DecValTok"/>
        </w:rPr>
        <w:t>6</w:t>
      </w:r>
      <w:r>
        <w:rPr>
          <w:rStyle w:val="SpecialCharTok"/>
        </w:rPr>
        <w:t>-</w:t>
      </w:r>
      <w:r>
        <w:rPr>
          <w:rStyle w:val="NormalTok"/>
        </w:rPr>
        <w:t>m2)</w:t>
      </w:r>
      <w:r>
        <w:rPr>
          <w:rStyle w:val="SpecialCharTok"/>
        </w:rPr>
        <w:t>^</w:t>
      </w:r>
      <w:r>
        <w:rPr>
          <w:rStyle w:val="DecValTok"/>
        </w:rPr>
        <w:t>2</w:t>
      </w:r>
      <w:r>
        <w:rPr>
          <w:rStyle w:val="NormalTok"/>
        </w:rPr>
        <w:t xml:space="preserve"> </w:t>
      </w:r>
      <w:r>
        <w:rPr>
          <w:rStyle w:val="SpecialCharTok"/>
        </w:rPr>
        <w:t>+</w:t>
      </w:r>
      <w:r>
        <w:rPr>
          <w:rStyle w:val="NormalTok"/>
        </w:rPr>
        <w:t xml:space="preserve"> (</w:t>
      </w:r>
      <w:r>
        <w:rPr>
          <w:rStyle w:val="DecValTok"/>
        </w:rPr>
        <w:t>4</w:t>
      </w:r>
      <w:r>
        <w:rPr>
          <w:rStyle w:val="SpecialCharTok"/>
        </w:rPr>
        <w:t>-</w:t>
      </w:r>
      <w:r>
        <w:rPr>
          <w:rStyle w:val="NormalTok"/>
        </w:rPr>
        <w:t>m2)</w:t>
      </w:r>
      <w:r>
        <w:rPr>
          <w:rStyle w:val="SpecialCharTok"/>
        </w:rPr>
        <w:t>^</w:t>
      </w:r>
      <w:r>
        <w:rPr>
          <w:rStyle w:val="DecValTok"/>
        </w:rPr>
        <w:t>2</w:t>
      </w:r>
      <w:r>
        <w:rPr>
          <w:rStyle w:val="NormalTok"/>
        </w:rPr>
        <w:t xml:space="preserve"> </w:t>
      </w:r>
      <w:r>
        <w:rPr>
          <w:rStyle w:val="SpecialCharTok"/>
        </w:rPr>
        <w:t>+</w:t>
      </w:r>
      <w:r>
        <w:rPr>
          <w:rStyle w:val="NormalTok"/>
        </w:rPr>
        <w:t xml:space="preserve"> (</w:t>
      </w:r>
      <w:r>
        <w:rPr>
          <w:rStyle w:val="DecValTok"/>
        </w:rPr>
        <w:t>8</w:t>
      </w:r>
      <w:r>
        <w:rPr>
          <w:rStyle w:val="SpecialCharTok"/>
        </w:rPr>
        <w:t>-</w:t>
      </w:r>
      <w:r>
        <w:rPr>
          <w:rStyle w:val="NormalTok"/>
        </w:rPr>
        <w:t>m2)</w:t>
      </w:r>
      <w:r>
        <w:rPr>
          <w:rStyle w:val="SpecialCharTok"/>
        </w:rPr>
        <w:t>^</w:t>
      </w:r>
      <w:r>
        <w:rPr>
          <w:rStyle w:val="DecValTok"/>
        </w:rPr>
        <w:t>2</w:t>
      </w:r>
      <w:r>
        <w:rPr>
          <w:rStyle w:val="NormalTok"/>
        </w:rPr>
        <w:t xml:space="preserve"> </w:t>
      </w:r>
      <w:r>
        <w:rPr>
          <w:rStyle w:val="SpecialCharTok"/>
        </w:rPr>
        <w:t>+</w:t>
      </w:r>
      <w:r>
        <w:rPr>
          <w:rStyle w:val="NormalTok"/>
        </w:rPr>
        <w:t xml:space="preserve"> (m2</w:t>
      </w:r>
      <w:r>
        <w:rPr>
          <w:rStyle w:val="SpecialCharTok"/>
        </w:rPr>
        <w:t>-</w:t>
      </w:r>
      <w:r>
        <w:rPr>
          <w:rStyle w:val="NormalTok"/>
        </w:rPr>
        <w:t>m2)</w:t>
      </w:r>
      <w:r>
        <w:rPr>
          <w:rStyle w:val="SpecialCharTok"/>
        </w:rPr>
        <w:t>^</w:t>
      </w:r>
      <w:r>
        <w:rPr>
          <w:rStyle w:val="DecValTok"/>
        </w:rPr>
        <w:t>2</w:t>
      </w:r>
      <w:r>
        <w:rPr>
          <w:rStyle w:val="NormalTok"/>
        </w:rPr>
        <w:t>)</w:t>
      </w:r>
      <w:r>
        <w:rPr>
          <w:rStyle w:val="SpecialCharTok"/>
        </w:rPr>
        <w:t>/</w:t>
      </w:r>
      <w:r>
        <w:rPr>
          <w:rStyle w:val="DecValTok"/>
        </w:rPr>
        <w:t>4</w:t>
      </w:r>
      <w:r>
        <w:br/>
      </w:r>
      <w:r>
        <w:rPr>
          <w:rStyle w:val="NormalTok"/>
        </w:rPr>
        <w:t xml:space="preserve">s23 </w:t>
      </w:r>
      <w:r>
        <w:rPr>
          <w:rStyle w:val="OtherTok"/>
        </w:rPr>
        <w:t>&lt;-</w:t>
      </w:r>
      <w:r>
        <w:rPr>
          <w:rStyle w:val="NormalTok"/>
        </w:rPr>
        <w:t xml:space="preserve"> ((</w:t>
      </w:r>
      <w:r>
        <w:rPr>
          <w:rStyle w:val="DecValTok"/>
        </w:rPr>
        <w:t>6</w:t>
      </w:r>
      <w:r>
        <w:rPr>
          <w:rStyle w:val="SpecialCharTok"/>
        </w:rPr>
        <w:t>-</w:t>
      </w:r>
      <w:r>
        <w:rPr>
          <w:rStyle w:val="NormalTok"/>
        </w:rPr>
        <w:t>m2)</w:t>
      </w:r>
      <w:r>
        <w:rPr>
          <w:rStyle w:val="SpecialCharTok"/>
        </w:rPr>
        <w:t>*</w:t>
      </w:r>
      <w:r>
        <w:rPr>
          <w:rStyle w:val="NormalTok"/>
        </w:rPr>
        <w:t>(</w:t>
      </w:r>
      <w:r>
        <w:rPr>
          <w:rStyle w:val="DecValTok"/>
        </w:rPr>
        <w:t>0</w:t>
      </w:r>
      <w:r>
        <w:rPr>
          <w:rStyle w:val="SpecialCharTok"/>
        </w:rPr>
        <w:t>-</w:t>
      </w:r>
      <w:r>
        <w:rPr>
          <w:rStyle w:val="NormalTok"/>
        </w:rPr>
        <w:t xml:space="preserve">m3) </w:t>
      </w:r>
      <w:r>
        <w:rPr>
          <w:rStyle w:val="SpecialCharTok"/>
        </w:rPr>
        <w:t>+</w:t>
      </w:r>
      <w:r>
        <w:rPr>
          <w:rStyle w:val="NormalTok"/>
        </w:rPr>
        <w:t xml:space="preserve"> (</w:t>
      </w:r>
      <w:r>
        <w:rPr>
          <w:rStyle w:val="DecValTok"/>
        </w:rPr>
        <w:t>4</w:t>
      </w:r>
      <w:r>
        <w:rPr>
          <w:rStyle w:val="SpecialCharTok"/>
        </w:rPr>
        <w:t>-</w:t>
      </w:r>
      <w:r>
        <w:rPr>
          <w:rStyle w:val="NormalTok"/>
        </w:rPr>
        <w:t>m2)</w:t>
      </w:r>
      <w:r>
        <w:rPr>
          <w:rStyle w:val="SpecialCharTok"/>
        </w:rPr>
        <w:t>*</w:t>
      </w:r>
      <w:r>
        <w:rPr>
          <w:rStyle w:val="NormalTok"/>
        </w:rPr>
        <w:t>(</w:t>
      </w:r>
      <w:r>
        <w:rPr>
          <w:rStyle w:val="DecValTok"/>
        </w:rPr>
        <w:t>3</w:t>
      </w:r>
      <w:r>
        <w:rPr>
          <w:rStyle w:val="SpecialCharTok"/>
        </w:rPr>
        <w:t>-</w:t>
      </w:r>
      <w:r>
        <w:rPr>
          <w:rStyle w:val="NormalTok"/>
        </w:rPr>
        <w:t xml:space="preserve">m3) </w:t>
      </w:r>
      <w:r>
        <w:rPr>
          <w:rStyle w:val="SpecialCharTok"/>
        </w:rPr>
        <w:t>+</w:t>
      </w:r>
      <w:r>
        <w:rPr>
          <w:rStyle w:val="NormalTok"/>
        </w:rPr>
        <w:t xml:space="preserve"> (</w:t>
      </w:r>
      <w:r>
        <w:rPr>
          <w:rStyle w:val="DecValTok"/>
        </w:rPr>
        <w:t>8</w:t>
      </w:r>
      <w:r>
        <w:rPr>
          <w:rStyle w:val="SpecialCharTok"/>
        </w:rPr>
        <w:t>-</w:t>
      </w:r>
      <w:r>
        <w:rPr>
          <w:rStyle w:val="NormalTok"/>
        </w:rPr>
        <w:t>m2)</w:t>
      </w:r>
      <w:r>
        <w:rPr>
          <w:rStyle w:val="SpecialCharTok"/>
        </w:rPr>
        <w:t>*</w:t>
      </w:r>
      <w:r>
        <w:rPr>
          <w:rStyle w:val="NormalTok"/>
        </w:rPr>
        <w:t>(</w:t>
      </w:r>
      <w:r>
        <w:rPr>
          <w:rStyle w:val="DecValTok"/>
        </w:rPr>
        <w:t>3</w:t>
      </w:r>
      <w:r>
        <w:rPr>
          <w:rStyle w:val="SpecialCharTok"/>
        </w:rPr>
        <w:t>-</w:t>
      </w:r>
      <w:r>
        <w:rPr>
          <w:rStyle w:val="NormalTok"/>
        </w:rPr>
        <w:t xml:space="preserve">m3) </w:t>
      </w:r>
      <w:r>
        <w:rPr>
          <w:rStyle w:val="SpecialCharTok"/>
        </w:rPr>
        <w:t>+</w:t>
      </w:r>
      <w:r>
        <w:rPr>
          <w:rStyle w:val="NormalTok"/>
        </w:rPr>
        <w:t xml:space="preserve"> (m2</w:t>
      </w:r>
      <w:r>
        <w:rPr>
          <w:rStyle w:val="SpecialCharTok"/>
        </w:rPr>
        <w:t>-</w:t>
      </w:r>
      <w:r>
        <w:rPr>
          <w:rStyle w:val="NormalTok"/>
        </w:rPr>
        <w:t>m2)</w:t>
      </w:r>
      <w:r>
        <w:rPr>
          <w:rStyle w:val="SpecialCharTok"/>
        </w:rPr>
        <w:t>*</w:t>
      </w:r>
      <w:r>
        <w:rPr>
          <w:rStyle w:val="NormalTok"/>
        </w:rPr>
        <w:t>(m3</w:t>
      </w:r>
      <w:r>
        <w:rPr>
          <w:rStyle w:val="SpecialCharTok"/>
        </w:rPr>
        <w:t>-</w:t>
      </w:r>
      <w:r>
        <w:rPr>
          <w:rStyle w:val="NormalTok"/>
        </w:rPr>
        <w:t>m3))</w:t>
      </w:r>
      <w:r>
        <w:rPr>
          <w:rStyle w:val="SpecialCharTok"/>
        </w:rPr>
        <w:t>/</w:t>
      </w:r>
      <w:r>
        <w:rPr>
          <w:rStyle w:val="DecValTok"/>
        </w:rPr>
        <w:t>4</w:t>
      </w:r>
      <w:r>
        <w:br/>
      </w:r>
      <w:r>
        <w:rPr>
          <w:rStyle w:val="CommentTok"/>
        </w:rPr>
        <w:t># row 3</w:t>
      </w:r>
      <w:r>
        <w:br/>
      </w:r>
      <w:r>
        <w:rPr>
          <w:rStyle w:val="NormalTok"/>
        </w:rPr>
        <w:t xml:space="preserve">s31 </w:t>
      </w:r>
      <w:r>
        <w:rPr>
          <w:rStyle w:val="OtherTok"/>
        </w:rPr>
        <w:t>&lt;-</w:t>
      </w:r>
      <w:r>
        <w:rPr>
          <w:rStyle w:val="NormalTok"/>
        </w:rPr>
        <w:t xml:space="preserve"> ((</w:t>
      </w:r>
      <w:r>
        <w:rPr>
          <w:rStyle w:val="DecValTok"/>
        </w:rPr>
        <w:t>0</w:t>
      </w:r>
      <w:r>
        <w:rPr>
          <w:rStyle w:val="SpecialCharTok"/>
        </w:rPr>
        <w:t>-</w:t>
      </w:r>
      <w:r>
        <w:rPr>
          <w:rStyle w:val="NormalTok"/>
        </w:rPr>
        <w:t>m3)</w:t>
      </w:r>
      <w:r>
        <w:rPr>
          <w:rStyle w:val="SpecialCharTok"/>
        </w:rPr>
        <w:t>*</w:t>
      </w:r>
      <w:r>
        <w:rPr>
          <w:rStyle w:val="NormalTok"/>
        </w:rPr>
        <w:t>(</w:t>
      </w:r>
      <w:r>
        <w:rPr>
          <w:rStyle w:val="DecValTok"/>
        </w:rPr>
        <w:t>3</w:t>
      </w:r>
      <w:r>
        <w:rPr>
          <w:rStyle w:val="SpecialCharTok"/>
        </w:rPr>
        <w:t>-</w:t>
      </w:r>
      <w:r>
        <w:rPr>
          <w:rStyle w:val="NormalTok"/>
        </w:rPr>
        <w:t xml:space="preserve">m1) </w:t>
      </w:r>
      <w:r>
        <w:rPr>
          <w:rStyle w:val="SpecialCharTok"/>
        </w:rPr>
        <w:t>+</w:t>
      </w:r>
      <w:r>
        <w:rPr>
          <w:rStyle w:val="NormalTok"/>
        </w:rPr>
        <w:t xml:space="preserve"> (</w:t>
      </w:r>
      <w:r>
        <w:rPr>
          <w:rStyle w:val="DecValTok"/>
        </w:rPr>
        <w:t>3</w:t>
      </w:r>
      <w:r>
        <w:rPr>
          <w:rStyle w:val="SpecialCharTok"/>
        </w:rPr>
        <w:t>-</w:t>
      </w:r>
      <w:r>
        <w:rPr>
          <w:rStyle w:val="NormalTok"/>
        </w:rPr>
        <w:t>m3)</w:t>
      </w:r>
      <w:r>
        <w:rPr>
          <w:rStyle w:val="SpecialCharTok"/>
        </w:rPr>
        <w:t>*</w:t>
      </w:r>
      <w:r>
        <w:rPr>
          <w:rStyle w:val="NormalTok"/>
        </w:rPr>
        <w:t>(</w:t>
      </w:r>
      <w:r>
        <w:rPr>
          <w:rStyle w:val="DecValTok"/>
        </w:rPr>
        <w:t>4</w:t>
      </w:r>
      <w:r>
        <w:rPr>
          <w:rStyle w:val="SpecialCharTok"/>
        </w:rPr>
        <w:t>-</w:t>
      </w:r>
      <w:r>
        <w:rPr>
          <w:rStyle w:val="NormalTok"/>
        </w:rPr>
        <w:t xml:space="preserve">m1) </w:t>
      </w:r>
      <w:r>
        <w:rPr>
          <w:rStyle w:val="SpecialCharTok"/>
        </w:rPr>
        <w:t>+</w:t>
      </w:r>
      <w:r>
        <w:rPr>
          <w:rStyle w:val="NormalTok"/>
        </w:rPr>
        <w:t xml:space="preserve"> (</w:t>
      </w:r>
      <w:r>
        <w:rPr>
          <w:rStyle w:val="DecValTok"/>
        </w:rPr>
        <w:t>3</w:t>
      </w:r>
      <w:r>
        <w:rPr>
          <w:rStyle w:val="SpecialCharTok"/>
        </w:rPr>
        <w:t>-</w:t>
      </w:r>
      <w:r>
        <w:rPr>
          <w:rStyle w:val="NormalTok"/>
        </w:rPr>
        <w:t>m3)</w:t>
      </w:r>
      <w:r>
        <w:rPr>
          <w:rStyle w:val="SpecialCharTok"/>
        </w:rPr>
        <w:t>*</w:t>
      </w:r>
      <w:r>
        <w:rPr>
          <w:rStyle w:val="NormalTok"/>
        </w:rPr>
        <w:t>(m1</w:t>
      </w:r>
      <w:r>
        <w:rPr>
          <w:rStyle w:val="SpecialCharTok"/>
        </w:rPr>
        <w:t>-</w:t>
      </w:r>
      <w:r>
        <w:rPr>
          <w:rStyle w:val="NormalTok"/>
        </w:rPr>
        <w:t xml:space="preserve">m1) </w:t>
      </w:r>
      <w:r>
        <w:rPr>
          <w:rStyle w:val="SpecialCharTok"/>
        </w:rPr>
        <w:t>+</w:t>
      </w:r>
      <w:r>
        <w:rPr>
          <w:rStyle w:val="NormalTok"/>
        </w:rPr>
        <w:t xml:space="preserve"> (m3</w:t>
      </w:r>
      <w:r>
        <w:rPr>
          <w:rStyle w:val="SpecialCharTok"/>
        </w:rPr>
        <w:t>-</w:t>
      </w:r>
      <w:r>
        <w:rPr>
          <w:rStyle w:val="NormalTok"/>
        </w:rPr>
        <w:t>m3)</w:t>
      </w:r>
      <w:r>
        <w:rPr>
          <w:rStyle w:val="SpecialCharTok"/>
        </w:rPr>
        <w:t>*</w:t>
      </w:r>
      <w:r>
        <w:rPr>
          <w:rStyle w:val="NormalTok"/>
        </w:rPr>
        <w:t>(</w:t>
      </w:r>
      <w:r>
        <w:rPr>
          <w:rStyle w:val="DecValTok"/>
        </w:rPr>
        <w:t>5</w:t>
      </w:r>
      <w:r>
        <w:rPr>
          <w:rStyle w:val="SpecialCharTok"/>
        </w:rPr>
        <w:t>-</w:t>
      </w:r>
      <w:r>
        <w:rPr>
          <w:rStyle w:val="NormalTok"/>
        </w:rPr>
        <w:t>m1))</w:t>
      </w:r>
      <w:r>
        <w:rPr>
          <w:rStyle w:val="SpecialCharTok"/>
        </w:rPr>
        <w:t>/</w:t>
      </w:r>
      <w:r>
        <w:rPr>
          <w:rStyle w:val="DecValTok"/>
        </w:rPr>
        <w:t>4</w:t>
      </w:r>
      <w:r>
        <w:br/>
      </w:r>
      <w:r>
        <w:rPr>
          <w:rStyle w:val="NormalTok"/>
        </w:rPr>
        <w:t xml:space="preserve">s32 </w:t>
      </w:r>
      <w:r>
        <w:rPr>
          <w:rStyle w:val="OtherTok"/>
        </w:rPr>
        <w:t>&lt;-</w:t>
      </w:r>
      <w:r>
        <w:rPr>
          <w:rStyle w:val="NormalTok"/>
        </w:rPr>
        <w:t xml:space="preserve"> ((</w:t>
      </w:r>
      <w:r>
        <w:rPr>
          <w:rStyle w:val="DecValTok"/>
        </w:rPr>
        <w:t>0</w:t>
      </w:r>
      <w:r>
        <w:rPr>
          <w:rStyle w:val="SpecialCharTok"/>
        </w:rPr>
        <w:t>-</w:t>
      </w:r>
      <w:r>
        <w:rPr>
          <w:rStyle w:val="NormalTok"/>
        </w:rPr>
        <w:t>m3)</w:t>
      </w:r>
      <w:r>
        <w:rPr>
          <w:rStyle w:val="SpecialCharTok"/>
        </w:rPr>
        <w:t>*</w:t>
      </w:r>
      <w:r>
        <w:rPr>
          <w:rStyle w:val="NormalTok"/>
        </w:rPr>
        <w:t>(</w:t>
      </w:r>
      <w:r>
        <w:rPr>
          <w:rStyle w:val="DecValTok"/>
        </w:rPr>
        <w:t>6</w:t>
      </w:r>
      <w:r>
        <w:rPr>
          <w:rStyle w:val="SpecialCharTok"/>
        </w:rPr>
        <w:t>-</w:t>
      </w:r>
      <w:r>
        <w:rPr>
          <w:rStyle w:val="NormalTok"/>
        </w:rPr>
        <w:t xml:space="preserve">m2) </w:t>
      </w:r>
      <w:r>
        <w:rPr>
          <w:rStyle w:val="SpecialCharTok"/>
        </w:rPr>
        <w:t>+</w:t>
      </w:r>
      <w:r>
        <w:rPr>
          <w:rStyle w:val="NormalTok"/>
        </w:rPr>
        <w:t xml:space="preserve"> (</w:t>
      </w:r>
      <w:r>
        <w:rPr>
          <w:rStyle w:val="DecValTok"/>
        </w:rPr>
        <w:t>3</w:t>
      </w:r>
      <w:r>
        <w:rPr>
          <w:rStyle w:val="SpecialCharTok"/>
        </w:rPr>
        <w:t>-</w:t>
      </w:r>
      <w:r>
        <w:rPr>
          <w:rStyle w:val="NormalTok"/>
        </w:rPr>
        <w:t>m3)</w:t>
      </w:r>
      <w:r>
        <w:rPr>
          <w:rStyle w:val="SpecialCharTok"/>
        </w:rPr>
        <w:t>*</w:t>
      </w:r>
      <w:r>
        <w:rPr>
          <w:rStyle w:val="NormalTok"/>
        </w:rPr>
        <w:t>(</w:t>
      </w:r>
      <w:r>
        <w:rPr>
          <w:rStyle w:val="DecValTok"/>
        </w:rPr>
        <w:t>4</w:t>
      </w:r>
      <w:r>
        <w:rPr>
          <w:rStyle w:val="SpecialCharTok"/>
        </w:rPr>
        <w:t>-</w:t>
      </w:r>
      <w:r>
        <w:rPr>
          <w:rStyle w:val="NormalTok"/>
        </w:rPr>
        <w:t xml:space="preserve">m2) </w:t>
      </w:r>
      <w:r>
        <w:rPr>
          <w:rStyle w:val="SpecialCharTok"/>
        </w:rPr>
        <w:t>+</w:t>
      </w:r>
      <w:r>
        <w:rPr>
          <w:rStyle w:val="NormalTok"/>
        </w:rPr>
        <w:t xml:space="preserve"> (</w:t>
      </w:r>
      <w:r>
        <w:rPr>
          <w:rStyle w:val="DecValTok"/>
        </w:rPr>
        <w:t>3</w:t>
      </w:r>
      <w:r>
        <w:rPr>
          <w:rStyle w:val="SpecialCharTok"/>
        </w:rPr>
        <w:t>-</w:t>
      </w:r>
      <w:r>
        <w:rPr>
          <w:rStyle w:val="NormalTok"/>
        </w:rPr>
        <w:t>m3)</w:t>
      </w:r>
      <w:r>
        <w:rPr>
          <w:rStyle w:val="SpecialCharTok"/>
        </w:rPr>
        <w:t>*</w:t>
      </w:r>
      <w:r>
        <w:rPr>
          <w:rStyle w:val="NormalTok"/>
        </w:rPr>
        <w:t>(</w:t>
      </w:r>
      <w:r>
        <w:rPr>
          <w:rStyle w:val="DecValTok"/>
        </w:rPr>
        <w:t>8</w:t>
      </w:r>
      <w:r>
        <w:rPr>
          <w:rStyle w:val="SpecialCharTok"/>
        </w:rPr>
        <w:t>-</w:t>
      </w:r>
      <w:r>
        <w:rPr>
          <w:rStyle w:val="NormalTok"/>
        </w:rPr>
        <w:t xml:space="preserve">m2) </w:t>
      </w:r>
      <w:r>
        <w:rPr>
          <w:rStyle w:val="SpecialCharTok"/>
        </w:rPr>
        <w:t>+</w:t>
      </w:r>
      <w:r>
        <w:rPr>
          <w:rStyle w:val="NormalTok"/>
        </w:rPr>
        <w:t xml:space="preserve"> (m3</w:t>
      </w:r>
      <w:r>
        <w:rPr>
          <w:rStyle w:val="SpecialCharTok"/>
        </w:rPr>
        <w:t>-</w:t>
      </w:r>
      <w:r>
        <w:rPr>
          <w:rStyle w:val="NormalTok"/>
        </w:rPr>
        <w:t>m3)</w:t>
      </w:r>
      <w:r>
        <w:rPr>
          <w:rStyle w:val="SpecialCharTok"/>
        </w:rPr>
        <w:t>*</w:t>
      </w:r>
      <w:r>
        <w:rPr>
          <w:rStyle w:val="NormalTok"/>
        </w:rPr>
        <w:t>(m2</w:t>
      </w:r>
      <w:r>
        <w:rPr>
          <w:rStyle w:val="SpecialCharTok"/>
        </w:rPr>
        <w:t>-</w:t>
      </w:r>
      <w:r>
        <w:rPr>
          <w:rStyle w:val="NormalTok"/>
        </w:rPr>
        <w:t>m2))</w:t>
      </w:r>
      <w:r>
        <w:rPr>
          <w:rStyle w:val="SpecialCharTok"/>
        </w:rPr>
        <w:t>/</w:t>
      </w:r>
      <w:r>
        <w:rPr>
          <w:rStyle w:val="DecValTok"/>
        </w:rPr>
        <w:t>4</w:t>
      </w:r>
      <w:r>
        <w:br/>
      </w:r>
      <w:r>
        <w:rPr>
          <w:rStyle w:val="NormalTok"/>
        </w:rPr>
        <w:t xml:space="preserve">s33 </w:t>
      </w:r>
      <w:r>
        <w:rPr>
          <w:rStyle w:val="OtherTok"/>
        </w:rPr>
        <w:t>&lt;-</w:t>
      </w:r>
      <w:r>
        <w:rPr>
          <w:rStyle w:val="NormalTok"/>
        </w:rPr>
        <w:t xml:space="preserve"> ((</w:t>
      </w:r>
      <w:r>
        <w:rPr>
          <w:rStyle w:val="DecValTok"/>
        </w:rPr>
        <w:t>0</w:t>
      </w:r>
      <w:r>
        <w:rPr>
          <w:rStyle w:val="SpecialCharTok"/>
        </w:rPr>
        <w:t>-</w:t>
      </w:r>
      <w:r>
        <w:rPr>
          <w:rStyle w:val="NormalTok"/>
        </w:rPr>
        <w:t>m3)</w:t>
      </w:r>
      <w:r>
        <w:rPr>
          <w:rStyle w:val="SpecialCharTok"/>
        </w:rPr>
        <w:t>^</w:t>
      </w:r>
      <w:r>
        <w:rPr>
          <w:rStyle w:val="DecValTok"/>
        </w:rPr>
        <w:t>2</w:t>
      </w:r>
      <w:r>
        <w:rPr>
          <w:rStyle w:val="NormalTok"/>
        </w:rPr>
        <w:t xml:space="preserve"> </w:t>
      </w:r>
      <w:r>
        <w:rPr>
          <w:rStyle w:val="SpecialCharTok"/>
        </w:rPr>
        <w:t>+</w:t>
      </w:r>
      <w:r>
        <w:rPr>
          <w:rStyle w:val="NormalTok"/>
        </w:rPr>
        <w:t xml:space="preserve"> (</w:t>
      </w:r>
      <w:r>
        <w:rPr>
          <w:rStyle w:val="DecValTok"/>
        </w:rPr>
        <w:t>3</w:t>
      </w:r>
      <w:r>
        <w:rPr>
          <w:rStyle w:val="SpecialCharTok"/>
        </w:rPr>
        <w:t>-</w:t>
      </w:r>
      <w:r>
        <w:rPr>
          <w:rStyle w:val="NormalTok"/>
        </w:rPr>
        <w:t>m3)</w:t>
      </w:r>
      <w:r>
        <w:rPr>
          <w:rStyle w:val="SpecialCharTok"/>
        </w:rPr>
        <w:t>^</w:t>
      </w:r>
      <w:r>
        <w:rPr>
          <w:rStyle w:val="DecValTok"/>
        </w:rPr>
        <w:t>2</w:t>
      </w:r>
      <w:r>
        <w:rPr>
          <w:rStyle w:val="NormalTok"/>
        </w:rPr>
        <w:t xml:space="preserve"> </w:t>
      </w:r>
      <w:r>
        <w:rPr>
          <w:rStyle w:val="SpecialCharTok"/>
        </w:rPr>
        <w:t>+</w:t>
      </w:r>
      <w:r>
        <w:rPr>
          <w:rStyle w:val="NormalTok"/>
        </w:rPr>
        <w:t xml:space="preserve"> (</w:t>
      </w:r>
      <w:r>
        <w:rPr>
          <w:rStyle w:val="DecValTok"/>
        </w:rPr>
        <w:t>3</w:t>
      </w:r>
      <w:r>
        <w:rPr>
          <w:rStyle w:val="SpecialCharTok"/>
        </w:rPr>
        <w:t>-</w:t>
      </w:r>
      <w:r>
        <w:rPr>
          <w:rStyle w:val="NormalTok"/>
        </w:rPr>
        <w:t>m3)</w:t>
      </w:r>
      <w:r>
        <w:rPr>
          <w:rStyle w:val="SpecialCharTok"/>
        </w:rPr>
        <w:t>^</w:t>
      </w:r>
      <w:r>
        <w:rPr>
          <w:rStyle w:val="DecValTok"/>
        </w:rPr>
        <w:t>2</w:t>
      </w:r>
      <w:r>
        <w:rPr>
          <w:rStyle w:val="NormalTok"/>
        </w:rPr>
        <w:t xml:space="preserve"> </w:t>
      </w:r>
      <w:r>
        <w:rPr>
          <w:rStyle w:val="SpecialCharTok"/>
        </w:rPr>
        <w:t>+</w:t>
      </w:r>
      <w:r>
        <w:rPr>
          <w:rStyle w:val="NormalTok"/>
        </w:rPr>
        <w:t xml:space="preserve"> (m3</w:t>
      </w:r>
      <w:r>
        <w:rPr>
          <w:rStyle w:val="SpecialCharTok"/>
        </w:rPr>
        <w:t>-</w:t>
      </w:r>
      <w:r>
        <w:rPr>
          <w:rStyle w:val="NormalTok"/>
        </w:rPr>
        <w:t>m3)</w:t>
      </w:r>
      <w:r>
        <w:rPr>
          <w:rStyle w:val="SpecialCharTok"/>
        </w:rPr>
        <w:t>^</w:t>
      </w:r>
      <w:r>
        <w:rPr>
          <w:rStyle w:val="DecValTok"/>
        </w:rPr>
        <w:t>2</w:t>
      </w:r>
      <w:r>
        <w:rPr>
          <w:rStyle w:val="NormalTok"/>
        </w:rPr>
        <w:t>)</w:t>
      </w:r>
      <w:r>
        <w:rPr>
          <w:rStyle w:val="SpecialCharTok"/>
        </w:rPr>
        <w:t>/</w:t>
      </w:r>
      <w:r>
        <w:rPr>
          <w:rStyle w:val="DecValTok"/>
        </w:rPr>
        <w:t>4</w:t>
      </w:r>
      <w:r>
        <w:br/>
      </w:r>
      <w:r>
        <w:rPr>
          <w:rStyle w:val="CommentTok"/>
        </w:rPr>
        <w:t># matrix</w:t>
      </w:r>
      <w:r>
        <w:br/>
      </w:r>
      <w:r>
        <w:rPr>
          <w:rStyle w:val="NormalTok"/>
        </w:rPr>
        <w:t xml:space="preserve">sigMat </w:t>
      </w:r>
      <w:r>
        <w:rPr>
          <w:rStyle w:val="OtherTok"/>
        </w:rPr>
        <w:t>&lt;-</w:t>
      </w:r>
      <w:r>
        <w:rPr>
          <w:rStyle w:val="NormalTok"/>
        </w:rPr>
        <w:t xml:space="preserve"> </w:t>
      </w:r>
      <w:r>
        <w:rPr>
          <w:rStyle w:val="FunctionTok"/>
        </w:rPr>
        <w:t>c</w:t>
      </w:r>
      <w:r>
        <w:rPr>
          <w:rStyle w:val="NormalTok"/>
        </w:rPr>
        <w:t>(s11, s12, s13, s21, s22, s23, s31, s32, s33)</w:t>
      </w:r>
      <w:r>
        <w:br/>
      </w:r>
      <w:r>
        <w:rPr>
          <w:rStyle w:val="NormalTok"/>
        </w:rPr>
        <w:t xml:space="preserve">sigma </w:t>
      </w:r>
      <w:r>
        <w:rPr>
          <w:rStyle w:val="OtherTok"/>
        </w:rPr>
        <w:t>&lt;-</w:t>
      </w:r>
      <w:r>
        <w:rPr>
          <w:rStyle w:val="NormalTok"/>
        </w:rPr>
        <w:t xml:space="preserve"> </w:t>
      </w:r>
      <w:r>
        <w:rPr>
          <w:rStyle w:val="FunctionTok"/>
        </w:rPr>
        <w:t>matrix</w:t>
      </w:r>
      <w:r>
        <w:rPr>
          <w:rStyle w:val="NormalTok"/>
        </w:rPr>
        <w:t xml:space="preserve">(sigMat, </w:t>
      </w:r>
      <w:r>
        <w:rPr>
          <w:rStyle w:val="AttributeTok"/>
        </w:rPr>
        <w:t>nrow =</w:t>
      </w:r>
      <w:r>
        <w:rPr>
          <w:rStyle w:val="NormalTok"/>
        </w:rPr>
        <w:t xml:space="preserve"> </w:t>
      </w:r>
      <w:r>
        <w:rPr>
          <w:rStyle w:val="DecValTok"/>
        </w:rPr>
        <w:t>3</w:t>
      </w:r>
      <w:r>
        <w:rPr>
          <w:rStyle w:val="NormalTok"/>
        </w:rPr>
        <w:t xml:space="preserve">, </w:t>
      </w:r>
      <w:r>
        <w:rPr>
          <w:rStyle w:val="AttributeTok"/>
        </w:rPr>
        <w:t>ncol =</w:t>
      </w:r>
      <w:r>
        <w:rPr>
          <w:rStyle w:val="NormalTok"/>
        </w:rPr>
        <w:t xml:space="preserve"> </w:t>
      </w:r>
      <w:r>
        <w:rPr>
          <w:rStyle w:val="DecValTok"/>
        </w:rPr>
        <w:t>3</w:t>
      </w:r>
      <w:r>
        <w:rPr>
          <w:rStyle w:val="NormalTok"/>
        </w:rPr>
        <w:t xml:space="preserve">, </w:t>
      </w:r>
      <w:r>
        <w:rPr>
          <w:rStyle w:val="AttributeTok"/>
        </w:rPr>
        <w:t>byrow =</w:t>
      </w:r>
      <w:r>
        <w:rPr>
          <w:rStyle w:val="NormalTok"/>
        </w:rPr>
        <w:t xml:space="preserve"> </w:t>
      </w:r>
      <w:r>
        <w:rPr>
          <w:rStyle w:val="ConstantTok"/>
        </w:rPr>
        <w:t>TRUE</w:t>
      </w:r>
      <w:r>
        <w:rPr>
          <w:rStyle w:val="NormalTok"/>
        </w:rPr>
        <w:t>)</w:t>
      </w:r>
      <w:r>
        <w:br/>
      </w:r>
      <w:r>
        <w:rPr>
          <w:rStyle w:val="NormalTok"/>
        </w:rPr>
        <w:t>sigma</w:t>
      </w:r>
      <w:r>
        <w:br/>
      </w:r>
      <w:r>
        <w:rPr>
          <w:rStyle w:val="CommentTok"/>
        </w:rPr>
        <w:t># predict 31</w:t>
      </w:r>
      <w:r>
        <w:br/>
      </w:r>
      <w:r>
        <w:rPr>
          <w:rStyle w:val="NormalTok"/>
        </w:rPr>
        <w:t xml:space="preserve">sig22Mat </w:t>
      </w:r>
      <w:r>
        <w:rPr>
          <w:rStyle w:val="OtherTok"/>
        </w:rPr>
        <w:t>&lt;-</w:t>
      </w:r>
      <w:r>
        <w:rPr>
          <w:rStyle w:val="NormalTok"/>
        </w:rPr>
        <w:t xml:space="preserve"> </w:t>
      </w:r>
      <w:r>
        <w:rPr>
          <w:rStyle w:val="FunctionTok"/>
        </w:rPr>
        <w:t>c</w:t>
      </w:r>
      <w:r>
        <w:rPr>
          <w:rStyle w:val="NormalTok"/>
        </w:rPr>
        <w:t>(</w:t>
      </w:r>
      <w:r>
        <w:rPr>
          <w:rStyle w:val="DecValTok"/>
        </w:rPr>
        <w:t>0</w:t>
      </w:r>
      <w:r>
        <w:rPr>
          <w:rStyle w:val="NormalTok"/>
        </w:rPr>
        <w:t>,</w:t>
      </w:r>
      <w:r>
        <w:rPr>
          <w:rStyle w:val="FloatTok"/>
        </w:rPr>
        <w:t>0.5</w:t>
      </w:r>
      <w:r>
        <w:rPr>
          <w:rStyle w:val="NormalTok"/>
        </w:rPr>
        <w:t>)</w:t>
      </w:r>
      <w:r>
        <w:br/>
      </w:r>
      <w:r>
        <w:rPr>
          <w:rStyle w:val="NormalTok"/>
        </w:rPr>
        <w:t>sig22</w:t>
      </w:r>
      <w:r>
        <w:rPr>
          <w:rStyle w:val="FloatTok"/>
        </w:rPr>
        <w:t>.1</w:t>
      </w:r>
      <w:r>
        <w:rPr>
          <w:rStyle w:val="NormalTok"/>
        </w:rPr>
        <w:t xml:space="preserve"> </w:t>
      </w:r>
      <w:r>
        <w:rPr>
          <w:rStyle w:val="OtherTok"/>
        </w:rPr>
        <w:t>&lt;-</w:t>
      </w:r>
      <w:r>
        <w:rPr>
          <w:rStyle w:val="NormalTok"/>
        </w:rPr>
        <w:t xml:space="preserve"> </w:t>
      </w:r>
      <w:r>
        <w:rPr>
          <w:rStyle w:val="FunctionTok"/>
        </w:rPr>
        <w:t>matrix</w:t>
      </w:r>
      <w:r>
        <w:rPr>
          <w:rStyle w:val="NormalTok"/>
        </w:rPr>
        <w:t xml:space="preserve">(sig22Mat, </w:t>
      </w:r>
      <w:r>
        <w:rPr>
          <w:rStyle w:val="AttributeTok"/>
        </w:rPr>
        <w:t>nrow =</w:t>
      </w:r>
      <w:r>
        <w:rPr>
          <w:rStyle w:val="NormalTok"/>
        </w:rPr>
        <w:t xml:space="preserve"> </w:t>
      </w:r>
      <w:r>
        <w:rPr>
          <w:rStyle w:val="DecValTok"/>
        </w:rPr>
        <w:t>1</w:t>
      </w:r>
      <w:r>
        <w:rPr>
          <w:rStyle w:val="NormalTok"/>
        </w:rPr>
        <w:t xml:space="preserve">, </w:t>
      </w:r>
      <w:r>
        <w:rPr>
          <w:rStyle w:val="AttributeTok"/>
        </w:rPr>
        <w:t>ncol =</w:t>
      </w:r>
      <w:r>
        <w:rPr>
          <w:rStyle w:val="NormalTok"/>
        </w:rPr>
        <w:t xml:space="preserve"> </w:t>
      </w:r>
      <w:r>
        <w:rPr>
          <w:rStyle w:val="DecValTok"/>
        </w:rPr>
        <w:t>2</w:t>
      </w:r>
      <w:r>
        <w:rPr>
          <w:rStyle w:val="NormalTok"/>
        </w:rPr>
        <w:t xml:space="preserve">, </w:t>
      </w:r>
      <w:r>
        <w:rPr>
          <w:rStyle w:val="AttributeTok"/>
        </w:rPr>
        <w:t>byrow =</w:t>
      </w:r>
      <w:r>
        <w:rPr>
          <w:rStyle w:val="NormalTok"/>
        </w:rPr>
        <w:t xml:space="preserve"> </w:t>
      </w:r>
      <w:r>
        <w:rPr>
          <w:rStyle w:val="ConstantTok"/>
        </w:rPr>
        <w:t>TRUE</w:t>
      </w:r>
      <w:r>
        <w:rPr>
          <w:rStyle w:val="NormalTok"/>
        </w:rPr>
        <w:t>)</w:t>
      </w:r>
      <w:r>
        <w:br/>
      </w:r>
      <w:r>
        <w:rPr>
          <w:rStyle w:val="NormalTok"/>
        </w:rPr>
        <w:t xml:space="preserve">sig12Mat </w:t>
      </w:r>
      <w:r>
        <w:rPr>
          <w:rStyle w:val="OtherTok"/>
        </w:rPr>
        <w:t>&lt;-</w:t>
      </w:r>
      <w:r>
        <w:rPr>
          <w:rStyle w:val="NormalTok"/>
        </w:rPr>
        <w:t xml:space="preserve"> </w:t>
      </w:r>
      <w:r>
        <w:rPr>
          <w:rStyle w:val="FunctionTok"/>
        </w:rPr>
        <w:t>c</w:t>
      </w:r>
      <w:r>
        <w:rPr>
          <w:rStyle w:val="NormalTok"/>
        </w:rPr>
        <w:t>(</w:t>
      </w:r>
      <w:r>
        <w:rPr>
          <w:rStyle w:val="DecValTok"/>
        </w:rPr>
        <w:t>2</w:t>
      </w:r>
      <w:r>
        <w:rPr>
          <w:rStyle w:val="NormalTok"/>
        </w:rPr>
        <w:t>,</w:t>
      </w:r>
      <w:r>
        <w:rPr>
          <w:rStyle w:val="DecValTok"/>
        </w:rPr>
        <w:t>0</w:t>
      </w:r>
      <w:r>
        <w:rPr>
          <w:rStyle w:val="NormalTok"/>
        </w:rPr>
        <w:t>,</w:t>
      </w:r>
      <w:r>
        <w:rPr>
          <w:rStyle w:val="DecValTok"/>
        </w:rPr>
        <w:t>0</w:t>
      </w:r>
      <w:r>
        <w:rPr>
          <w:rStyle w:val="NormalTok"/>
        </w:rPr>
        <w:t>,</w:t>
      </w:r>
      <w:r>
        <w:rPr>
          <w:rStyle w:val="FloatTok"/>
        </w:rPr>
        <w:t>1.5</w:t>
      </w:r>
      <w:r>
        <w:rPr>
          <w:rStyle w:val="NormalTok"/>
        </w:rPr>
        <w:t>)</w:t>
      </w:r>
      <w:r>
        <w:br/>
      </w:r>
      <w:r>
        <w:rPr>
          <w:rStyle w:val="NormalTok"/>
        </w:rPr>
        <w:t>sig12</w:t>
      </w:r>
      <w:r>
        <w:rPr>
          <w:rStyle w:val="FloatTok"/>
        </w:rPr>
        <w:t>.1</w:t>
      </w:r>
      <w:r>
        <w:rPr>
          <w:rStyle w:val="NormalTok"/>
        </w:rPr>
        <w:t xml:space="preserve"> </w:t>
      </w:r>
      <w:r>
        <w:rPr>
          <w:rStyle w:val="OtherTok"/>
        </w:rPr>
        <w:t>&lt;-</w:t>
      </w:r>
      <w:r>
        <w:rPr>
          <w:rStyle w:val="NormalTok"/>
        </w:rPr>
        <w:t xml:space="preserve"> </w:t>
      </w:r>
      <w:r>
        <w:rPr>
          <w:rStyle w:val="FunctionTok"/>
        </w:rPr>
        <w:t>matrix</w:t>
      </w:r>
      <w:r>
        <w:rPr>
          <w:rStyle w:val="NormalTok"/>
        </w:rPr>
        <w:t xml:space="preserve">(sig12Mat, </w:t>
      </w:r>
      <w:r>
        <w:rPr>
          <w:rStyle w:val="AttributeTok"/>
        </w:rPr>
        <w:t>nrow =</w:t>
      </w:r>
      <w:r>
        <w:rPr>
          <w:rStyle w:val="NormalTok"/>
        </w:rPr>
        <w:t xml:space="preserve"> </w:t>
      </w:r>
      <w:r>
        <w:rPr>
          <w:rStyle w:val="DecValTok"/>
        </w:rPr>
        <w:t>2</w:t>
      </w:r>
      <w:r>
        <w:rPr>
          <w:rStyle w:val="NormalTok"/>
        </w:rPr>
        <w:t xml:space="preserve">, </w:t>
      </w:r>
      <w:r>
        <w:rPr>
          <w:rStyle w:val="AttributeTok"/>
        </w:rPr>
        <w:t>ncol =</w:t>
      </w:r>
      <w:r>
        <w:rPr>
          <w:rStyle w:val="NormalTok"/>
        </w:rPr>
        <w:t xml:space="preserve"> </w:t>
      </w:r>
      <w:r>
        <w:rPr>
          <w:rStyle w:val="DecValTok"/>
        </w:rPr>
        <w:t>2</w:t>
      </w:r>
      <w:r>
        <w:rPr>
          <w:rStyle w:val="NormalTok"/>
        </w:rPr>
        <w:t xml:space="preserve">, </w:t>
      </w:r>
      <w:r>
        <w:rPr>
          <w:rStyle w:val="AttributeTok"/>
        </w:rPr>
        <w:t>byrow =</w:t>
      </w:r>
      <w:r>
        <w:rPr>
          <w:rStyle w:val="NormalTok"/>
        </w:rPr>
        <w:t xml:space="preserve"> </w:t>
      </w:r>
      <w:r>
        <w:rPr>
          <w:rStyle w:val="ConstantTok"/>
        </w:rPr>
        <w:t>TRUE</w:t>
      </w:r>
      <w:r>
        <w:rPr>
          <w:rStyle w:val="NormalTok"/>
        </w:rPr>
        <w:t>)</w:t>
      </w:r>
      <w:r>
        <w:br/>
      </w:r>
      <w:r>
        <w:rPr>
          <w:rStyle w:val="NormalTok"/>
        </w:rPr>
        <w:t xml:space="preserve">muxMat </w:t>
      </w:r>
      <w:r>
        <w:rPr>
          <w:rStyle w:val="OtherTok"/>
        </w:rPr>
        <w:t>&lt;-</w:t>
      </w:r>
      <w:r>
        <w:rPr>
          <w:rStyle w:val="NormalTok"/>
        </w:rPr>
        <w:t xml:space="preserve"> </w:t>
      </w:r>
      <w:r>
        <w:rPr>
          <w:rStyle w:val="FunctionTok"/>
        </w:rPr>
        <w:t>c</w:t>
      </w:r>
      <w:r>
        <w:rPr>
          <w:rStyle w:val="NormalTok"/>
        </w:rPr>
        <w:t>(</w:t>
      </w:r>
      <w:r>
        <w:rPr>
          <w:rStyle w:val="DecValTok"/>
        </w:rPr>
        <w:t>8</w:t>
      </w:r>
      <w:r>
        <w:rPr>
          <w:rStyle w:val="NormalTok"/>
        </w:rPr>
        <w:t xml:space="preserve"> </w:t>
      </w:r>
      <w:r>
        <w:rPr>
          <w:rStyle w:val="SpecialCharTok"/>
        </w:rPr>
        <w:t>-</w:t>
      </w:r>
      <w:r>
        <w:rPr>
          <w:rStyle w:val="NormalTok"/>
        </w:rPr>
        <w:t xml:space="preserve"> m2, </w:t>
      </w:r>
      <w:r>
        <w:rPr>
          <w:rStyle w:val="DecValTok"/>
        </w:rPr>
        <w:t>3</w:t>
      </w:r>
      <w:r>
        <w:rPr>
          <w:rStyle w:val="NormalTok"/>
        </w:rPr>
        <w:t xml:space="preserve"> </w:t>
      </w:r>
      <w:r>
        <w:rPr>
          <w:rStyle w:val="SpecialCharTok"/>
        </w:rPr>
        <w:t>-</w:t>
      </w:r>
      <w:r>
        <w:rPr>
          <w:rStyle w:val="NormalTok"/>
        </w:rPr>
        <w:t xml:space="preserve"> m3)</w:t>
      </w:r>
      <w:r>
        <w:br/>
      </w:r>
      <w:r>
        <w:rPr>
          <w:rStyle w:val="NormalTok"/>
        </w:rPr>
        <w:t xml:space="preserve">mux </w:t>
      </w:r>
      <w:r>
        <w:rPr>
          <w:rStyle w:val="OtherTok"/>
        </w:rPr>
        <w:t>&lt;-</w:t>
      </w:r>
      <w:r>
        <w:rPr>
          <w:rStyle w:val="NormalTok"/>
        </w:rPr>
        <w:t xml:space="preserve"> </w:t>
      </w:r>
      <w:r>
        <w:rPr>
          <w:rStyle w:val="FunctionTok"/>
        </w:rPr>
        <w:t>matrix</w:t>
      </w:r>
      <w:r>
        <w:rPr>
          <w:rStyle w:val="NormalTok"/>
        </w:rPr>
        <w:t xml:space="preserve">(muxMat, </w:t>
      </w:r>
      <w:r>
        <w:rPr>
          <w:rStyle w:val="AttributeTok"/>
        </w:rPr>
        <w:t>nrow =</w:t>
      </w:r>
      <w:r>
        <w:rPr>
          <w:rStyle w:val="NormalTok"/>
        </w:rPr>
        <w:t xml:space="preserve"> </w:t>
      </w:r>
      <w:r>
        <w:rPr>
          <w:rStyle w:val="DecValTok"/>
        </w:rPr>
        <w:t>2</w:t>
      </w:r>
      <w:r>
        <w:rPr>
          <w:rStyle w:val="NormalTok"/>
        </w:rPr>
        <w:t xml:space="preserve">, </w:t>
      </w:r>
      <w:r>
        <w:rPr>
          <w:rStyle w:val="AttributeTok"/>
        </w:rPr>
        <w:t>ncol =</w:t>
      </w:r>
      <w:r>
        <w:rPr>
          <w:rStyle w:val="NormalTok"/>
        </w:rPr>
        <w:t xml:space="preserve"> </w:t>
      </w:r>
      <w:r>
        <w:rPr>
          <w:rStyle w:val="DecValTok"/>
        </w:rPr>
        <w:t>1</w:t>
      </w:r>
      <w:r>
        <w:rPr>
          <w:rStyle w:val="NormalTok"/>
        </w:rPr>
        <w:t xml:space="preserve">, </w:t>
      </w:r>
      <w:r>
        <w:rPr>
          <w:rStyle w:val="AttributeTok"/>
        </w:rPr>
        <w:t>byrow =</w:t>
      </w:r>
      <w:r>
        <w:rPr>
          <w:rStyle w:val="NormalTok"/>
        </w:rPr>
        <w:t xml:space="preserve"> </w:t>
      </w:r>
      <w:r>
        <w:rPr>
          <w:rStyle w:val="ConstantTok"/>
        </w:rPr>
        <w:t>TRUE</w:t>
      </w:r>
      <w:r>
        <w:rPr>
          <w:rStyle w:val="NormalTok"/>
        </w:rPr>
        <w:t>)</w:t>
      </w:r>
      <w:r>
        <w:br/>
      </w:r>
      <w:r>
        <w:rPr>
          <w:rStyle w:val="NormalTok"/>
        </w:rPr>
        <w:t xml:space="preserve">x31 </w:t>
      </w:r>
      <w:r>
        <w:rPr>
          <w:rStyle w:val="OtherTok"/>
        </w:rPr>
        <w:t>&lt;-</w:t>
      </w:r>
      <w:r>
        <w:rPr>
          <w:rStyle w:val="NormalTok"/>
        </w:rPr>
        <w:t xml:space="preserve"> </w:t>
      </w:r>
      <w:r>
        <w:rPr>
          <w:rStyle w:val="DecValTok"/>
        </w:rPr>
        <w:t>4</w:t>
      </w:r>
      <w:r>
        <w:rPr>
          <w:rStyle w:val="NormalTok"/>
        </w:rPr>
        <w:t xml:space="preserve"> </w:t>
      </w:r>
      <w:r>
        <w:rPr>
          <w:rStyle w:val="SpecialCharTok"/>
        </w:rPr>
        <w:t>+</w:t>
      </w:r>
      <w:r>
        <w:rPr>
          <w:rStyle w:val="NormalTok"/>
        </w:rPr>
        <w:t xml:space="preserve"> sig22</w:t>
      </w:r>
      <w:r>
        <w:rPr>
          <w:rStyle w:val="FloatTok"/>
        </w:rPr>
        <w:t>.1</w:t>
      </w:r>
      <w:r>
        <w:rPr>
          <w:rStyle w:val="NormalTok"/>
        </w:rPr>
        <w:t xml:space="preserve"> </w:t>
      </w:r>
      <w:r>
        <w:rPr>
          <w:rStyle w:val="SpecialCharTok"/>
        </w:rPr>
        <w:t>%*%</w:t>
      </w:r>
      <w:r>
        <w:rPr>
          <w:rStyle w:val="NormalTok"/>
        </w:rPr>
        <w:t xml:space="preserve"> </w:t>
      </w:r>
      <w:r>
        <w:rPr>
          <w:rStyle w:val="FunctionTok"/>
        </w:rPr>
        <w:t>solve</w:t>
      </w:r>
      <w:r>
        <w:rPr>
          <w:rStyle w:val="NormalTok"/>
        </w:rPr>
        <w:t>(sig12</w:t>
      </w:r>
      <w:r>
        <w:rPr>
          <w:rStyle w:val="FloatTok"/>
        </w:rPr>
        <w:t>.1</w:t>
      </w:r>
      <w:r>
        <w:rPr>
          <w:rStyle w:val="NormalTok"/>
        </w:rPr>
        <w:t xml:space="preserve">) </w:t>
      </w:r>
      <w:r>
        <w:rPr>
          <w:rStyle w:val="SpecialCharTok"/>
        </w:rPr>
        <w:t>%*%</w:t>
      </w:r>
      <w:r>
        <w:rPr>
          <w:rStyle w:val="NormalTok"/>
        </w:rPr>
        <w:t xml:space="preserve"> mux </w:t>
      </w:r>
      <w:r>
        <w:br/>
      </w:r>
      <w:r>
        <w:rPr>
          <w:rStyle w:val="NormalTok"/>
        </w:rPr>
        <w:t xml:space="preserve">sig31 </w:t>
      </w:r>
      <w:r>
        <w:rPr>
          <w:rStyle w:val="OtherTok"/>
        </w:rPr>
        <w:t>&lt;-</w:t>
      </w:r>
      <w:r>
        <w:rPr>
          <w:rStyle w:val="NormalTok"/>
        </w:rPr>
        <w:t xml:space="preserve"> </w:t>
      </w:r>
      <w:r>
        <w:rPr>
          <w:rStyle w:val="FloatTok"/>
        </w:rPr>
        <w:t>0.5</w:t>
      </w:r>
      <w:r>
        <w:rPr>
          <w:rStyle w:val="NormalTok"/>
        </w:rPr>
        <w:t xml:space="preserve"> </w:t>
      </w:r>
      <w:r>
        <w:rPr>
          <w:rStyle w:val="SpecialCharTok"/>
        </w:rPr>
        <w:t>+</w:t>
      </w:r>
      <w:r>
        <w:rPr>
          <w:rStyle w:val="NormalTok"/>
        </w:rPr>
        <w:t xml:space="preserve"> sig22</w:t>
      </w:r>
      <w:r>
        <w:rPr>
          <w:rStyle w:val="FloatTok"/>
        </w:rPr>
        <w:t>.1</w:t>
      </w:r>
      <w:r>
        <w:rPr>
          <w:rStyle w:val="NormalTok"/>
        </w:rPr>
        <w:t xml:space="preserve"> </w:t>
      </w:r>
      <w:r>
        <w:rPr>
          <w:rStyle w:val="SpecialCharTok"/>
        </w:rPr>
        <w:t>%*%</w:t>
      </w:r>
      <w:r>
        <w:rPr>
          <w:rStyle w:val="NormalTok"/>
        </w:rPr>
        <w:t xml:space="preserve"> </w:t>
      </w:r>
      <w:r>
        <w:rPr>
          <w:rStyle w:val="FunctionTok"/>
        </w:rPr>
        <w:t>solve</w:t>
      </w:r>
      <w:r>
        <w:rPr>
          <w:rStyle w:val="NormalTok"/>
        </w:rPr>
        <w:t>(sig12</w:t>
      </w:r>
      <w:r>
        <w:rPr>
          <w:rStyle w:val="FloatTok"/>
        </w:rPr>
        <w:t>.1</w:t>
      </w:r>
      <w:r>
        <w:rPr>
          <w:rStyle w:val="NormalTok"/>
        </w:rPr>
        <w:t xml:space="preserve">) </w:t>
      </w:r>
      <w:r>
        <w:rPr>
          <w:rStyle w:val="SpecialCharTok"/>
        </w:rPr>
        <w:t>%*%</w:t>
      </w:r>
      <w:r>
        <w:rPr>
          <w:rStyle w:val="NormalTok"/>
        </w:rPr>
        <w:t xml:space="preserve"> mux </w:t>
      </w:r>
      <w:r>
        <w:rPr>
          <w:rStyle w:val="SpecialCharTok"/>
        </w:rPr>
        <w:t>+</w:t>
      </w:r>
      <w:r>
        <w:rPr>
          <w:rStyle w:val="NormalTok"/>
        </w:rPr>
        <w:t xml:space="preserve"> x31</w:t>
      </w:r>
      <w:r>
        <w:rPr>
          <w:rStyle w:val="SpecialCharTok"/>
        </w:rPr>
        <w:t>^</w:t>
      </w:r>
      <w:r>
        <w:rPr>
          <w:rStyle w:val="DecValTok"/>
        </w:rPr>
        <w:t>2</w:t>
      </w:r>
      <w:r>
        <w:br/>
      </w:r>
      <w:r>
        <w:rPr>
          <w:rStyle w:val="NormalTok"/>
        </w:rPr>
        <w:t xml:space="preserve">x3Mat </w:t>
      </w:r>
      <w:r>
        <w:rPr>
          <w:rStyle w:val="OtherTok"/>
        </w:rPr>
        <w:t>&lt;-</w:t>
      </w:r>
      <w:r>
        <w:rPr>
          <w:rStyle w:val="NormalTok"/>
        </w:rPr>
        <w:t xml:space="preserve"> </w:t>
      </w:r>
      <w:r>
        <w:rPr>
          <w:rStyle w:val="FunctionTok"/>
        </w:rPr>
        <w:t>c</w:t>
      </w:r>
      <w:r>
        <w:rPr>
          <w:rStyle w:val="NormalTok"/>
        </w:rPr>
        <w:t>(</w:t>
      </w:r>
      <w:r>
        <w:rPr>
          <w:rStyle w:val="DecValTok"/>
        </w:rPr>
        <w:t>8</w:t>
      </w:r>
      <w:r>
        <w:rPr>
          <w:rStyle w:val="NormalTok"/>
        </w:rPr>
        <w:t>,</w:t>
      </w:r>
      <w:r>
        <w:rPr>
          <w:rStyle w:val="DecValTok"/>
        </w:rPr>
        <w:t>3</w:t>
      </w:r>
      <w:r>
        <w:rPr>
          <w:rStyle w:val="NormalTok"/>
        </w:rPr>
        <w:t>)</w:t>
      </w:r>
      <w:r>
        <w:br/>
      </w:r>
      <w:r>
        <w:rPr>
          <w:rStyle w:val="NormalTok"/>
        </w:rPr>
        <w:t xml:space="preserve">x3 </w:t>
      </w:r>
      <w:r>
        <w:rPr>
          <w:rStyle w:val="OtherTok"/>
        </w:rPr>
        <w:t>&lt;-</w:t>
      </w:r>
      <w:r>
        <w:rPr>
          <w:rStyle w:val="NormalTok"/>
        </w:rPr>
        <w:t xml:space="preserve"> </w:t>
      </w:r>
      <w:r>
        <w:rPr>
          <w:rStyle w:val="FunctionTok"/>
        </w:rPr>
        <w:t>matrix</w:t>
      </w:r>
      <w:r>
        <w:rPr>
          <w:rStyle w:val="NormalTok"/>
        </w:rPr>
        <w:t xml:space="preserve">(x3Mat, </w:t>
      </w:r>
      <w:r>
        <w:rPr>
          <w:rStyle w:val="AttributeTok"/>
        </w:rPr>
        <w:t>nrow =</w:t>
      </w:r>
      <w:r>
        <w:rPr>
          <w:rStyle w:val="NormalTok"/>
        </w:rPr>
        <w:t xml:space="preserve"> </w:t>
      </w:r>
      <w:r>
        <w:rPr>
          <w:rStyle w:val="DecValTok"/>
        </w:rPr>
        <w:t>1</w:t>
      </w:r>
      <w:r>
        <w:rPr>
          <w:rStyle w:val="NormalTok"/>
        </w:rPr>
        <w:t xml:space="preserve">, </w:t>
      </w:r>
      <w:r>
        <w:rPr>
          <w:rStyle w:val="AttributeTok"/>
        </w:rPr>
        <w:t>ncol =</w:t>
      </w:r>
      <w:r>
        <w:rPr>
          <w:rStyle w:val="NormalTok"/>
        </w:rPr>
        <w:t xml:space="preserve"> </w:t>
      </w:r>
      <w:r>
        <w:rPr>
          <w:rStyle w:val="DecValTok"/>
        </w:rPr>
        <w:t>2</w:t>
      </w:r>
      <w:r>
        <w:rPr>
          <w:rStyle w:val="NormalTok"/>
        </w:rPr>
        <w:t xml:space="preserve">, </w:t>
      </w:r>
      <w:r>
        <w:rPr>
          <w:rStyle w:val="AttributeTok"/>
        </w:rPr>
        <w:t>byrow =</w:t>
      </w:r>
      <w:r>
        <w:rPr>
          <w:rStyle w:val="NormalTok"/>
        </w:rPr>
        <w:t xml:space="preserve"> </w:t>
      </w:r>
      <w:r>
        <w:rPr>
          <w:rStyle w:val="ConstantTok"/>
        </w:rPr>
        <w:t>TRUE</w:t>
      </w:r>
      <w:r>
        <w:rPr>
          <w:rStyle w:val="NormalTok"/>
        </w:rPr>
        <w:t>)</w:t>
      </w:r>
      <w:r>
        <w:br/>
      </w:r>
      <w:r>
        <w:rPr>
          <w:rStyle w:val="NormalTok"/>
        </w:rPr>
        <w:t xml:space="preserve">row3 </w:t>
      </w:r>
      <w:r>
        <w:rPr>
          <w:rStyle w:val="OtherTok"/>
        </w:rPr>
        <w:t>&lt;-</w:t>
      </w:r>
      <w:r>
        <w:rPr>
          <w:rStyle w:val="NormalTok"/>
        </w:rPr>
        <w:t xml:space="preserve"> x31</w:t>
      </w:r>
      <w:r>
        <w:rPr>
          <w:rStyle w:val="SpecialCharTok"/>
        </w:rPr>
        <w:t>%*%</w:t>
      </w:r>
      <w:r>
        <w:rPr>
          <w:rStyle w:val="NormalTok"/>
        </w:rPr>
        <w:t>x3</w:t>
      </w:r>
      <w:r>
        <w:br/>
      </w:r>
      <w:r>
        <w:rPr>
          <w:rStyle w:val="CommentTok"/>
        </w:rPr>
        <w:t># predict 42-43</w:t>
      </w:r>
      <w:r>
        <w:br/>
      </w:r>
      <w:r>
        <w:rPr>
          <w:rStyle w:val="NormalTok"/>
        </w:rPr>
        <w:t xml:space="preserve">mat4 </w:t>
      </w:r>
      <w:r>
        <w:rPr>
          <w:rStyle w:val="OtherTok"/>
        </w:rPr>
        <w:t>&lt;-</w:t>
      </w:r>
      <w:r>
        <w:rPr>
          <w:rStyle w:val="NormalTok"/>
        </w:rPr>
        <w:t xml:space="preserve"> </w:t>
      </w:r>
      <w:r>
        <w:rPr>
          <w:rStyle w:val="FunctionTok"/>
        </w:rPr>
        <w:t>matrix</w:t>
      </w:r>
      <w:r>
        <w:rPr>
          <w:rStyle w:val="NormalTok"/>
        </w:rPr>
        <w:t>(</w:t>
      </w:r>
      <w:r>
        <w:rPr>
          <w:rStyle w:val="FunctionTok"/>
        </w:rPr>
        <w:t>c</w:t>
      </w:r>
      <w:r>
        <w:rPr>
          <w:rStyle w:val="NormalTok"/>
        </w:rPr>
        <w:t xml:space="preserve">(m2,m3), </w:t>
      </w:r>
      <w:r>
        <w:rPr>
          <w:rStyle w:val="AttributeTok"/>
        </w:rPr>
        <w:t>nrow =</w:t>
      </w:r>
      <w:r>
        <w:rPr>
          <w:rStyle w:val="NormalTok"/>
        </w:rPr>
        <w:t xml:space="preserve"> </w:t>
      </w:r>
      <w:r>
        <w:rPr>
          <w:rStyle w:val="DecValTok"/>
        </w:rPr>
        <w:t>2</w:t>
      </w:r>
      <w:r>
        <w:rPr>
          <w:rStyle w:val="NormalTok"/>
        </w:rPr>
        <w:t xml:space="preserve">, </w:t>
      </w:r>
      <w:r>
        <w:rPr>
          <w:rStyle w:val="AttributeTok"/>
        </w:rPr>
        <w:t>ncol =</w:t>
      </w:r>
      <w:r>
        <w:rPr>
          <w:rStyle w:val="NormalTok"/>
        </w:rPr>
        <w:t xml:space="preserve"> </w:t>
      </w:r>
      <w:r>
        <w:rPr>
          <w:rStyle w:val="DecValTok"/>
        </w:rPr>
        <w:t>1</w:t>
      </w:r>
      <w:r>
        <w:rPr>
          <w:rStyle w:val="NormalTok"/>
        </w:rPr>
        <w:t xml:space="preserve">, </w:t>
      </w:r>
      <w:r>
        <w:rPr>
          <w:rStyle w:val="AttributeTok"/>
        </w:rPr>
        <w:t>byrow =</w:t>
      </w:r>
      <w:r>
        <w:rPr>
          <w:rStyle w:val="NormalTok"/>
        </w:rPr>
        <w:t xml:space="preserve"> </w:t>
      </w:r>
      <w:r>
        <w:rPr>
          <w:rStyle w:val="ConstantTok"/>
        </w:rPr>
        <w:t>TRUE</w:t>
      </w:r>
      <w:r>
        <w:rPr>
          <w:rStyle w:val="NormalTok"/>
        </w:rPr>
        <w:t>)</w:t>
      </w:r>
      <w:r>
        <w:br/>
      </w:r>
      <w:r>
        <w:rPr>
          <w:rStyle w:val="NormalTok"/>
        </w:rPr>
        <w:t xml:space="preserve">sig12 </w:t>
      </w:r>
      <w:r>
        <w:rPr>
          <w:rStyle w:val="OtherTok"/>
        </w:rPr>
        <w:t>&lt;-</w:t>
      </w:r>
      <w:r>
        <w:rPr>
          <w:rStyle w:val="NormalTok"/>
        </w:rPr>
        <w:t xml:space="preserve"> </w:t>
      </w:r>
      <w:r>
        <w:rPr>
          <w:rStyle w:val="FunctionTok"/>
        </w:rPr>
        <w:t>matrix</w:t>
      </w:r>
      <w:r>
        <w:rPr>
          <w:rStyle w:val="NormalTok"/>
        </w:rPr>
        <w:t>(</w:t>
      </w:r>
      <w:r>
        <w:rPr>
          <w:rStyle w:val="FunctionTok"/>
        </w:rPr>
        <w:t>c</w:t>
      </w:r>
      <w:r>
        <w:rPr>
          <w:rStyle w:val="NormalTok"/>
        </w:rPr>
        <w:t>(</w:t>
      </w:r>
      <w:r>
        <w:rPr>
          <w:rStyle w:val="DecValTok"/>
        </w:rPr>
        <w:t>0</w:t>
      </w:r>
      <w:r>
        <w:rPr>
          <w:rStyle w:val="NormalTok"/>
        </w:rPr>
        <w:t>,</w:t>
      </w:r>
      <w:r>
        <w:rPr>
          <w:rStyle w:val="FloatTok"/>
        </w:rPr>
        <w:t>0.5</w:t>
      </w:r>
      <w:r>
        <w:rPr>
          <w:rStyle w:val="NormalTok"/>
        </w:rPr>
        <w:t xml:space="preserve">), </w:t>
      </w:r>
      <w:r>
        <w:rPr>
          <w:rStyle w:val="AttributeTok"/>
        </w:rPr>
        <w:t>nrow =</w:t>
      </w:r>
      <w:r>
        <w:rPr>
          <w:rStyle w:val="NormalTok"/>
        </w:rPr>
        <w:t xml:space="preserve"> </w:t>
      </w:r>
      <w:r>
        <w:rPr>
          <w:rStyle w:val="DecValTok"/>
        </w:rPr>
        <w:t>2</w:t>
      </w:r>
      <w:r>
        <w:rPr>
          <w:rStyle w:val="NormalTok"/>
        </w:rPr>
        <w:t xml:space="preserve">, </w:t>
      </w:r>
      <w:r>
        <w:rPr>
          <w:rStyle w:val="AttributeTok"/>
        </w:rPr>
        <w:t>ncol =</w:t>
      </w:r>
      <w:r>
        <w:rPr>
          <w:rStyle w:val="NormalTok"/>
        </w:rPr>
        <w:t xml:space="preserve"> </w:t>
      </w:r>
      <w:r>
        <w:rPr>
          <w:rStyle w:val="DecValTok"/>
        </w:rPr>
        <w:t>1</w:t>
      </w:r>
      <w:r>
        <w:rPr>
          <w:rStyle w:val="NormalTok"/>
        </w:rPr>
        <w:t xml:space="preserve">, </w:t>
      </w:r>
      <w:r>
        <w:rPr>
          <w:rStyle w:val="AttributeTok"/>
        </w:rPr>
        <w:t>byrow =</w:t>
      </w:r>
      <w:r>
        <w:rPr>
          <w:rStyle w:val="NormalTok"/>
        </w:rPr>
        <w:t xml:space="preserve"> </w:t>
      </w:r>
      <w:r>
        <w:rPr>
          <w:rStyle w:val="ConstantTok"/>
        </w:rPr>
        <w:t>TRUE</w:t>
      </w:r>
      <w:r>
        <w:rPr>
          <w:rStyle w:val="NormalTok"/>
        </w:rPr>
        <w:t>)</w:t>
      </w:r>
      <w:r>
        <w:br/>
      </w:r>
      <w:r>
        <w:rPr>
          <w:rStyle w:val="NormalTok"/>
        </w:rPr>
        <w:t xml:space="preserve">sig22 </w:t>
      </w:r>
      <w:r>
        <w:rPr>
          <w:rStyle w:val="OtherTok"/>
        </w:rPr>
        <w:t>&lt;-</w:t>
      </w:r>
      <w:r>
        <w:rPr>
          <w:rStyle w:val="NormalTok"/>
        </w:rPr>
        <w:t xml:space="preserve"> sigma[</w:t>
      </w:r>
      <w:r>
        <w:rPr>
          <w:rStyle w:val="DecValTok"/>
        </w:rPr>
        <w:t>3</w:t>
      </w:r>
      <w:r>
        <w:rPr>
          <w:rStyle w:val="NormalTok"/>
        </w:rPr>
        <w:t>,</w:t>
      </w:r>
      <w:r>
        <w:rPr>
          <w:rStyle w:val="DecValTok"/>
        </w:rPr>
        <w:t>1</w:t>
      </w:r>
      <w:r>
        <w:rPr>
          <w:rStyle w:val="NormalTok"/>
        </w:rPr>
        <w:t>]</w:t>
      </w:r>
      <w:r>
        <w:br/>
      </w:r>
      <w:r>
        <w:rPr>
          <w:rStyle w:val="NormalTok"/>
        </w:rPr>
        <w:t xml:space="preserve">xmu </w:t>
      </w:r>
      <w:r>
        <w:rPr>
          <w:rStyle w:val="OtherTok"/>
        </w:rPr>
        <w:t>&lt;-</w:t>
      </w:r>
      <w:r>
        <w:rPr>
          <w:rStyle w:val="NormalTok"/>
        </w:rPr>
        <w:t xml:space="preserve"> </w:t>
      </w:r>
      <w:r>
        <w:rPr>
          <w:rStyle w:val="FunctionTok"/>
        </w:rPr>
        <w:t>matrix</w:t>
      </w:r>
      <w:r>
        <w:rPr>
          <w:rStyle w:val="NormalTok"/>
        </w:rPr>
        <w:t>(</w:t>
      </w:r>
      <w:r>
        <w:rPr>
          <w:rStyle w:val="DecValTok"/>
        </w:rPr>
        <w:t>5</w:t>
      </w:r>
      <w:r>
        <w:rPr>
          <w:rStyle w:val="SpecialCharTok"/>
        </w:rPr>
        <w:t>-</w:t>
      </w:r>
      <w:r>
        <w:rPr>
          <w:rStyle w:val="NormalTok"/>
        </w:rPr>
        <w:t xml:space="preserve">m1, </w:t>
      </w:r>
      <w:r>
        <w:rPr>
          <w:rStyle w:val="AttributeTok"/>
        </w:rPr>
        <w:t>nrow =</w:t>
      </w:r>
      <w:r>
        <w:rPr>
          <w:rStyle w:val="NormalTok"/>
        </w:rPr>
        <w:t xml:space="preserve"> </w:t>
      </w:r>
      <w:r>
        <w:rPr>
          <w:rStyle w:val="DecValTok"/>
        </w:rPr>
        <w:t>1</w:t>
      </w:r>
      <w:r>
        <w:rPr>
          <w:rStyle w:val="NormalTok"/>
        </w:rPr>
        <w:t xml:space="preserve">, </w:t>
      </w:r>
      <w:r>
        <w:rPr>
          <w:rStyle w:val="AttributeTok"/>
        </w:rPr>
        <w:t>ncol =</w:t>
      </w:r>
      <w:r>
        <w:rPr>
          <w:rStyle w:val="NormalTok"/>
        </w:rPr>
        <w:t xml:space="preserve"> , </w:t>
      </w:r>
      <w:r>
        <w:rPr>
          <w:rStyle w:val="AttributeTok"/>
        </w:rPr>
        <w:t>byrow =</w:t>
      </w:r>
      <w:r>
        <w:rPr>
          <w:rStyle w:val="NormalTok"/>
        </w:rPr>
        <w:t xml:space="preserve"> </w:t>
      </w:r>
      <w:r>
        <w:rPr>
          <w:rStyle w:val="ConstantTok"/>
        </w:rPr>
        <w:t>TRUE</w:t>
      </w:r>
      <w:r>
        <w:rPr>
          <w:rStyle w:val="NormalTok"/>
        </w:rPr>
        <w:t>)</w:t>
      </w:r>
      <w:r>
        <w:br/>
      </w:r>
      <w:r>
        <w:rPr>
          <w:rStyle w:val="NormalTok"/>
        </w:rPr>
        <w:t>x42</w:t>
      </w:r>
      <w:r>
        <w:rPr>
          <w:rStyle w:val="FloatTok"/>
        </w:rPr>
        <w:t>.3</w:t>
      </w:r>
      <w:r>
        <w:rPr>
          <w:rStyle w:val="NormalTok"/>
        </w:rPr>
        <w:t xml:space="preserve"> </w:t>
      </w:r>
      <w:r>
        <w:rPr>
          <w:rStyle w:val="OtherTok"/>
        </w:rPr>
        <w:t>&lt;-</w:t>
      </w:r>
      <w:r>
        <w:rPr>
          <w:rStyle w:val="NormalTok"/>
        </w:rPr>
        <w:t xml:space="preserve"> mat4 </w:t>
      </w:r>
      <w:r>
        <w:rPr>
          <w:rStyle w:val="SpecialCharTok"/>
        </w:rPr>
        <w:t>+</w:t>
      </w:r>
      <w:r>
        <w:rPr>
          <w:rStyle w:val="NormalTok"/>
        </w:rPr>
        <w:t xml:space="preserve"> sig12 </w:t>
      </w:r>
      <w:r>
        <w:rPr>
          <w:rStyle w:val="SpecialCharTok"/>
        </w:rPr>
        <w:t>%*%</w:t>
      </w:r>
      <w:r>
        <w:rPr>
          <w:rStyle w:val="NormalTok"/>
        </w:rPr>
        <w:t xml:space="preserve"> </w:t>
      </w:r>
      <w:r>
        <w:rPr>
          <w:rStyle w:val="FunctionTok"/>
        </w:rPr>
        <w:t>solve</w:t>
      </w:r>
      <w:r>
        <w:rPr>
          <w:rStyle w:val="NormalTok"/>
        </w:rPr>
        <w:t xml:space="preserve">(sig22) </w:t>
      </w:r>
      <w:r>
        <w:rPr>
          <w:rStyle w:val="SpecialCharTok"/>
        </w:rPr>
        <w:t>%*%</w:t>
      </w:r>
      <w:r>
        <w:rPr>
          <w:rStyle w:val="NormalTok"/>
        </w:rPr>
        <w:t xml:space="preserve"> xmu</w:t>
      </w:r>
      <w:r>
        <w:br/>
      </w:r>
      <w:r>
        <w:rPr>
          <w:rStyle w:val="NormalTok"/>
        </w:rPr>
        <w:t xml:space="preserve">sig4 </w:t>
      </w:r>
      <w:r>
        <w:rPr>
          <w:rStyle w:val="OtherTok"/>
        </w:rPr>
        <w:t>&lt;-</w:t>
      </w:r>
      <w:r>
        <w:rPr>
          <w:rStyle w:val="NormalTok"/>
        </w:rPr>
        <w:t xml:space="preserve"> sigma[</w:t>
      </w:r>
      <w:r>
        <w:rPr>
          <w:rStyle w:val="DecValTok"/>
        </w:rPr>
        <w:t>2</w:t>
      </w:r>
      <w:r>
        <w:rPr>
          <w:rStyle w:val="SpecialCharTok"/>
        </w:rPr>
        <w:t>:</w:t>
      </w:r>
      <w:r>
        <w:rPr>
          <w:rStyle w:val="DecValTok"/>
        </w:rPr>
        <w:t>3</w:t>
      </w:r>
      <w:r>
        <w:rPr>
          <w:rStyle w:val="NormalTok"/>
        </w:rPr>
        <w:t xml:space="preserve">, </w:t>
      </w:r>
      <w:r>
        <w:rPr>
          <w:rStyle w:val="DecValTok"/>
        </w:rPr>
        <w:t>2</w:t>
      </w:r>
      <w:r>
        <w:rPr>
          <w:rStyle w:val="SpecialCharTok"/>
        </w:rPr>
        <w:t>:</w:t>
      </w:r>
      <w:r>
        <w:rPr>
          <w:rStyle w:val="DecValTok"/>
        </w:rPr>
        <w:t>3</w:t>
      </w:r>
      <w:r>
        <w:rPr>
          <w:rStyle w:val="NormalTok"/>
        </w:rPr>
        <w:t xml:space="preserve">] </w:t>
      </w:r>
      <w:r>
        <w:rPr>
          <w:rStyle w:val="SpecialCharTok"/>
        </w:rPr>
        <w:t>-</w:t>
      </w:r>
      <w:r>
        <w:rPr>
          <w:rStyle w:val="NormalTok"/>
        </w:rPr>
        <w:t xml:space="preserve"> (sig12 </w:t>
      </w:r>
      <w:r>
        <w:rPr>
          <w:rStyle w:val="SpecialCharTok"/>
        </w:rPr>
        <w:t>%*%</w:t>
      </w:r>
      <w:r>
        <w:rPr>
          <w:rStyle w:val="NormalTok"/>
        </w:rPr>
        <w:t xml:space="preserve"> </w:t>
      </w:r>
      <w:r>
        <w:rPr>
          <w:rStyle w:val="FunctionTok"/>
        </w:rPr>
        <w:t>solve</w:t>
      </w:r>
      <w:r>
        <w:rPr>
          <w:rStyle w:val="NormalTok"/>
        </w:rPr>
        <w:t xml:space="preserve">(sig22) </w:t>
      </w:r>
      <w:r>
        <w:rPr>
          <w:rStyle w:val="SpecialCharTok"/>
        </w:rPr>
        <w:t>%*%</w:t>
      </w:r>
      <w:r>
        <w:rPr>
          <w:rStyle w:val="NormalTok"/>
        </w:rPr>
        <w:t xml:space="preserve"> sig22</w:t>
      </w:r>
      <w:r>
        <w:rPr>
          <w:rStyle w:val="FloatTok"/>
        </w:rPr>
        <w:t>.1</w:t>
      </w:r>
      <w:r>
        <w:rPr>
          <w:rStyle w:val="NormalTok"/>
        </w:rPr>
        <w:t xml:space="preserve">) </w:t>
      </w:r>
      <w:r>
        <w:rPr>
          <w:rStyle w:val="SpecialCharTok"/>
        </w:rPr>
        <w:t>+</w:t>
      </w:r>
      <w:r>
        <w:rPr>
          <w:rStyle w:val="NormalTok"/>
        </w:rPr>
        <w:t xml:space="preserve"> (x42</w:t>
      </w:r>
      <w:r>
        <w:rPr>
          <w:rStyle w:val="FloatTok"/>
        </w:rPr>
        <w:t>.3</w:t>
      </w:r>
      <w:r>
        <w:rPr>
          <w:rStyle w:val="NormalTok"/>
        </w:rPr>
        <w:t xml:space="preserve"> </w:t>
      </w:r>
      <w:r>
        <w:rPr>
          <w:rStyle w:val="SpecialCharTok"/>
        </w:rPr>
        <w:t>%*%</w:t>
      </w:r>
      <w:r>
        <w:rPr>
          <w:rStyle w:val="NormalTok"/>
        </w:rPr>
        <w:t xml:space="preserve"> </w:t>
      </w:r>
      <w:r>
        <w:rPr>
          <w:rStyle w:val="FunctionTok"/>
        </w:rPr>
        <w:t>t</w:t>
      </w:r>
      <w:r>
        <w:rPr>
          <w:rStyle w:val="NormalTok"/>
        </w:rPr>
        <w:t>(x42</w:t>
      </w:r>
      <w:r>
        <w:rPr>
          <w:rStyle w:val="FloatTok"/>
        </w:rPr>
        <w:t>.3</w:t>
      </w:r>
      <w:r>
        <w:rPr>
          <w:rStyle w:val="NormalTok"/>
        </w:rPr>
        <w:t>))</w:t>
      </w:r>
      <w:r>
        <w:br/>
      </w:r>
      <w:r>
        <w:rPr>
          <w:rStyle w:val="NormalTok"/>
        </w:rPr>
        <w:t xml:space="preserve">row4 </w:t>
      </w:r>
      <w:r>
        <w:rPr>
          <w:rStyle w:val="OtherTok"/>
        </w:rPr>
        <w:t>&lt;-</w:t>
      </w:r>
      <w:r>
        <w:rPr>
          <w:rStyle w:val="NormalTok"/>
        </w:rPr>
        <w:t xml:space="preserve"> x42</w:t>
      </w:r>
      <w:r>
        <w:rPr>
          <w:rStyle w:val="FloatTok"/>
        </w:rPr>
        <w:t>.3</w:t>
      </w:r>
      <w:r>
        <w:rPr>
          <w:rStyle w:val="NormalTok"/>
        </w:rPr>
        <w:t xml:space="preserve"> </w:t>
      </w:r>
      <w:r>
        <w:rPr>
          <w:rStyle w:val="SpecialCharTok"/>
        </w:rPr>
        <w:t>%*%</w:t>
      </w:r>
      <w:r>
        <w:rPr>
          <w:rStyle w:val="NormalTok"/>
        </w:rPr>
        <w:t xml:space="preserve"> </w:t>
      </w:r>
      <w:r>
        <w:rPr>
          <w:rStyle w:val="DecValTok"/>
        </w:rPr>
        <w:t>5</w:t>
      </w:r>
      <w:r>
        <w:br/>
      </w:r>
      <w:r>
        <w:rPr>
          <w:rStyle w:val="CommentTok"/>
        </w:rPr>
        <w:t># cat</w:t>
      </w:r>
      <w:r>
        <w:br/>
      </w:r>
      <w:r>
        <w:rPr>
          <w:rStyle w:val="FunctionTok"/>
        </w:rPr>
        <w:t>cat</w:t>
      </w:r>
      <w:r>
        <w:rPr>
          <w:rStyle w:val="NormalTok"/>
        </w:rPr>
        <w:t>(</w:t>
      </w:r>
      <w:r>
        <w:rPr>
          <w:rStyle w:val="StringTok"/>
        </w:rPr>
        <w:t>"The predicted x31 is"</w:t>
      </w:r>
      <w:r>
        <w:rPr>
          <w:rStyle w:val="NormalTok"/>
        </w:rPr>
        <w:t xml:space="preserve">, x31, </w:t>
      </w:r>
      <w:r>
        <w:rPr>
          <w:rStyle w:val="StringTok"/>
        </w:rPr>
        <w:t>"</w:t>
      </w:r>
      <w:r>
        <w:rPr>
          <w:rStyle w:val="SpecialCharTok"/>
        </w:rPr>
        <w:t>\n</w:t>
      </w:r>
      <w:r>
        <w:rPr>
          <w:rStyle w:val="StringTok"/>
        </w:rPr>
        <w:t>"</w:t>
      </w:r>
      <w:r>
        <w:rPr>
          <w:rStyle w:val="NormalTok"/>
        </w:rPr>
        <w:t>)</w:t>
      </w:r>
      <w:r>
        <w:br/>
      </w:r>
      <w:r>
        <w:rPr>
          <w:rStyle w:val="FunctionTok"/>
        </w:rPr>
        <w:t>cat</w:t>
      </w:r>
      <w:r>
        <w:rPr>
          <w:rStyle w:val="NormalTok"/>
        </w:rPr>
        <w:t>(</w:t>
      </w:r>
      <w:r>
        <w:rPr>
          <w:rStyle w:val="StringTok"/>
        </w:rPr>
        <w:t>"The predicted x31-squared is"</w:t>
      </w:r>
      <w:r>
        <w:rPr>
          <w:rStyle w:val="NormalTok"/>
        </w:rPr>
        <w:t xml:space="preserve">, sig31, </w:t>
      </w:r>
      <w:r>
        <w:rPr>
          <w:rStyle w:val="StringTok"/>
        </w:rPr>
        <w:t>"</w:t>
      </w:r>
      <w:r>
        <w:rPr>
          <w:rStyle w:val="SpecialCharTok"/>
        </w:rPr>
        <w:t>\n</w:t>
      </w:r>
      <w:r>
        <w:rPr>
          <w:rStyle w:val="StringTok"/>
        </w:rPr>
        <w:t>"</w:t>
      </w:r>
      <w:r>
        <w:rPr>
          <w:rStyle w:val="NormalTok"/>
        </w:rPr>
        <w:t>)</w:t>
      </w:r>
      <w:r>
        <w:br/>
      </w:r>
      <w:r>
        <w:rPr>
          <w:rStyle w:val="FunctionTok"/>
        </w:rPr>
        <w:lastRenderedPageBreak/>
        <w:t>cat</w:t>
      </w:r>
      <w:r>
        <w:rPr>
          <w:rStyle w:val="NormalTok"/>
        </w:rPr>
        <w:t>(</w:t>
      </w:r>
      <w:r>
        <w:rPr>
          <w:rStyle w:val="StringTok"/>
        </w:rPr>
        <w:t>"The predicted x42 and x43 are"</w:t>
      </w:r>
      <w:r>
        <w:rPr>
          <w:rStyle w:val="NormalTok"/>
        </w:rPr>
        <w:t>, x42</w:t>
      </w:r>
      <w:r>
        <w:rPr>
          <w:rStyle w:val="FloatTok"/>
        </w:rPr>
        <w:t>.3</w:t>
      </w:r>
      <w:r>
        <w:rPr>
          <w:rStyle w:val="NormalTok"/>
        </w:rPr>
        <w:t xml:space="preserve">, </w:t>
      </w:r>
      <w:r>
        <w:rPr>
          <w:rStyle w:val="StringTok"/>
        </w:rPr>
        <w:t>"</w:t>
      </w:r>
      <w:r>
        <w:rPr>
          <w:rStyle w:val="SpecialCharTok"/>
        </w:rPr>
        <w:t>\n</w:t>
      </w:r>
      <w:r>
        <w:rPr>
          <w:rStyle w:val="StringTok"/>
        </w:rPr>
        <w:t>"</w:t>
      </w:r>
      <w:r>
        <w:rPr>
          <w:rStyle w:val="NormalTok"/>
        </w:rPr>
        <w:t>)</w:t>
      </w:r>
      <w:r>
        <w:br/>
      </w:r>
      <w:r>
        <w:rPr>
          <w:rStyle w:val="FunctionTok"/>
        </w:rPr>
        <w:t>cat</w:t>
      </w:r>
      <w:r>
        <w:rPr>
          <w:rStyle w:val="NormalTok"/>
        </w:rPr>
        <w:t>(</w:t>
      </w:r>
      <w:r>
        <w:rPr>
          <w:rStyle w:val="StringTok"/>
        </w:rPr>
        <w:t>"The predicted x42 and x43-squared and products are"</w:t>
      </w:r>
      <w:r>
        <w:rPr>
          <w:rStyle w:val="NormalTok"/>
        </w:rPr>
        <w:t>, sig4)</w:t>
      </w:r>
      <w:r>
        <w:br/>
      </w:r>
      <w:r>
        <w:rPr>
          <w:rStyle w:val="NormalTok"/>
        </w:rPr>
        <w:t xml:space="preserve">T1mat </w:t>
      </w:r>
      <w:r>
        <w:rPr>
          <w:rStyle w:val="OtherTok"/>
        </w:rPr>
        <w:t>&lt;-</w:t>
      </w:r>
      <w:r>
        <w:rPr>
          <w:rStyle w:val="NormalTok"/>
        </w:rPr>
        <w:t xml:space="preserve"> </w:t>
      </w:r>
      <w:r>
        <w:rPr>
          <w:rStyle w:val="FunctionTok"/>
        </w:rPr>
        <w:t>c</w:t>
      </w:r>
      <w:r>
        <w:rPr>
          <w:rStyle w:val="NormalTok"/>
        </w:rPr>
        <w:t>(</w:t>
      </w:r>
      <w:r>
        <w:rPr>
          <w:rStyle w:val="DecValTok"/>
        </w:rPr>
        <w:t>3</w:t>
      </w:r>
      <w:r>
        <w:rPr>
          <w:rStyle w:val="SpecialCharTok"/>
        </w:rPr>
        <w:t>+</w:t>
      </w:r>
      <w:r>
        <w:rPr>
          <w:rStyle w:val="DecValTok"/>
        </w:rPr>
        <w:t>4</w:t>
      </w:r>
      <w:r>
        <w:rPr>
          <w:rStyle w:val="SpecialCharTok"/>
        </w:rPr>
        <w:t>+</w:t>
      </w:r>
      <w:r>
        <w:rPr>
          <w:rStyle w:val="NormalTok"/>
        </w:rPr>
        <w:t>x31</w:t>
      </w:r>
      <w:r>
        <w:rPr>
          <w:rStyle w:val="SpecialCharTok"/>
        </w:rPr>
        <w:t>+</w:t>
      </w:r>
      <w:r>
        <w:rPr>
          <w:rStyle w:val="DecValTok"/>
        </w:rPr>
        <w:t>5</w:t>
      </w:r>
      <w:r>
        <w:rPr>
          <w:rStyle w:val="NormalTok"/>
        </w:rPr>
        <w:t xml:space="preserve">, </w:t>
      </w:r>
      <w:r>
        <w:rPr>
          <w:rStyle w:val="DecValTok"/>
        </w:rPr>
        <w:t>6</w:t>
      </w:r>
      <w:r>
        <w:rPr>
          <w:rStyle w:val="SpecialCharTok"/>
        </w:rPr>
        <w:t>+</w:t>
      </w:r>
      <w:r>
        <w:rPr>
          <w:rStyle w:val="DecValTok"/>
        </w:rPr>
        <w:t>4</w:t>
      </w:r>
      <w:r>
        <w:rPr>
          <w:rStyle w:val="SpecialCharTok"/>
        </w:rPr>
        <w:t>+</w:t>
      </w:r>
      <w:r>
        <w:rPr>
          <w:rStyle w:val="DecValTok"/>
        </w:rPr>
        <w:t>8</w:t>
      </w:r>
      <w:r>
        <w:rPr>
          <w:rStyle w:val="SpecialCharTok"/>
        </w:rPr>
        <w:t>+</w:t>
      </w:r>
      <w:r>
        <w:rPr>
          <w:rStyle w:val="DecValTok"/>
        </w:rPr>
        <w:t>6</w:t>
      </w:r>
      <w:r>
        <w:rPr>
          <w:rStyle w:val="NormalTok"/>
        </w:rPr>
        <w:t xml:space="preserve">, </w:t>
      </w:r>
      <w:r>
        <w:rPr>
          <w:rStyle w:val="DecValTok"/>
        </w:rPr>
        <w:t>0</w:t>
      </w:r>
      <w:r>
        <w:rPr>
          <w:rStyle w:val="SpecialCharTok"/>
        </w:rPr>
        <w:t>+</w:t>
      </w:r>
      <w:r>
        <w:rPr>
          <w:rStyle w:val="DecValTok"/>
        </w:rPr>
        <w:t>3</w:t>
      </w:r>
      <w:r>
        <w:rPr>
          <w:rStyle w:val="SpecialCharTok"/>
        </w:rPr>
        <w:t>+</w:t>
      </w:r>
      <w:r>
        <w:rPr>
          <w:rStyle w:val="DecValTok"/>
        </w:rPr>
        <w:t>3</w:t>
      </w:r>
      <w:r>
        <w:rPr>
          <w:rStyle w:val="SpecialCharTok"/>
        </w:rPr>
        <w:t>+</w:t>
      </w:r>
      <w:r>
        <w:rPr>
          <w:rStyle w:val="DecValTok"/>
        </w:rPr>
        <w:t>3</w:t>
      </w:r>
      <w:r>
        <w:rPr>
          <w:rStyle w:val="NormalTok"/>
        </w:rPr>
        <w:t>)</w:t>
      </w:r>
      <w:r>
        <w:br/>
      </w:r>
      <w:r>
        <w:rPr>
          <w:rStyle w:val="NormalTok"/>
        </w:rPr>
        <w:t xml:space="preserve">T1 </w:t>
      </w:r>
      <w:r>
        <w:rPr>
          <w:rStyle w:val="OtherTok"/>
        </w:rPr>
        <w:t>&lt;-</w:t>
      </w:r>
      <w:r>
        <w:rPr>
          <w:rStyle w:val="NormalTok"/>
        </w:rPr>
        <w:t xml:space="preserve"> </w:t>
      </w:r>
      <w:r>
        <w:rPr>
          <w:rStyle w:val="FunctionTok"/>
        </w:rPr>
        <w:t>matrix</w:t>
      </w:r>
      <w:r>
        <w:rPr>
          <w:rStyle w:val="NormalTok"/>
        </w:rPr>
        <w:t xml:space="preserve">(T1mat, </w:t>
      </w:r>
      <w:r>
        <w:rPr>
          <w:rStyle w:val="AttributeTok"/>
        </w:rPr>
        <w:t>nrow =</w:t>
      </w:r>
      <w:r>
        <w:rPr>
          <w:rStyle w:val="NormalTok"/>
        </w:rPr>
        <w:t xml:space="preserve"> </w:t>
      </w:r>
      <w:r>
        <w:rPr>
          <w:rStyle w:val="DecValTok"/>
        </w:rPr>
        <w:t>3</w:t>
      </w:r>
      <w:r>
        <w:rPr>
          <w:rStyle w:val="NormalTok"/>
        </w:rPr>
        <w:t xml:space="preserve">, </w:t>
      </w:r>
      <w:r>
        <w:rPr>
          <w:rStyle w:val="AttributeTok"/>
        </w:rPr>
        <w:t>ncol =</w:t>
      </w:r>
      <w:r>
        <w:rPr>
          <w:rStyle w:val="NormalTok"/>
        </w:rPr>
        <w:t xml:space="preserve"> </w:t>
      </w:r>
      <w:r>
        <w:rPr>
          <w:rStyle w:val="DecValTok"/>
        </w:rPr>
        <w:t>1</w:t>
      </w:r>
      <w:r>
        <w:rPr>
          <w:rStyle w:val="NormalTok"/>
        </w:rPr>
        <w:t xml:space="preserve">, </w:t>
      </w:r>
      <w:r>
        <w:rPr>
          <w:rStyle w:val="AttributeTok"/>
        </w:rPr>
        <w:t>byrow =</w:t>
      </w:r>
      <w:r>
        <w:rPr>
          <w:rStyle w:val="NormalTok"/>
        </w:rPr>
        <w:t xml:space="preserve"> </w:t>
      </w:r>
      <w:r>
        <w:rPr>
          <w:rStyle w:val="ConstantTok"/>
        </w:rPr>
        <w:t>TRUE</w:t>
      </w:r>
      <w:r>
        <w:rPr>
          <w:rStyle w:val="NormalTok"/>
        </w:rPr>
        <w:t>)</w:t>
      </w:r>
      <w:r>
        <w:br/>
      </w:r>
      <w:r>
        <w:rPr>
          <w:rStyle w:val="NormalTok"/>
        </w:rPr>
        <w:t xml:space="preserve">T2mat </w:t>
      </w:r>
      <w:r>
        <w:rPr>
          <w:rStyle w:val="OtherTok"/>
        </w:rPr>
        <w:t>&lt;-</w:t>
      </w:r>
      <w:r>
        <w:rPr>
          <w:rStyle w:val="NormalTok"/>
        </w:rPr>
        <w:t xml:space="preserve"> </w:t>
      </w:r>
      <w:r>
        <w:rPr>
          <w:rStyle w:val="FunctionTok"/>
        </w:rPr>
        <w:t>c</w:t>
      </w:r>
      <w:r>
        <w:rPr>
          <w:rStyle w:val="NormalTok"/>
        </w:rPr>
        <w:t>(</w:t>
      </w:r>
      <w:r>
        <w:rPr>
          <w:rStyle w:val="DecValTok"/>
        </w:rPr>
        <w:t>3</w:t>
      </w:r>
      <w:r>
        <w:rPr>
          <w:rStyle w:val="SpecialCharTok"/>
        </w:rPr>
        <w:t>^</w:t>
      </w:r>
      <w:r>
        <w:rPr>
          <w:rStyle w:val="DecValTok"/>
        </w:rPr>
        <w:t>2</w:t>
      </w:r>
      <w:r>
        <w:rPr>
          <w:rStyle w:val="SpecialCharTok"/>
        </w:rPr>
        <w:t>+</w:t>
      </w:r>
      <w:r>
        <w:rPr>
          <w:rStyle w:val="DecValTok"/>
        </w:rPr>
        <w:t>4</w:t>
      </w:r>
      <w:r>
        <w:rPr>
          <w:rStyle w:val="SpecialCharTok"/>
        </w:rPr>
        <w:t>^</w:t>
      </w:r>
      <w:r>
        <w:rPr>
          <w:rStyle w:val="DecValTok"/>
        </w:rPr>
        <w:t>2</w:t>
      </w:r>
      <w:r>
        <w:rPr>
          <w:rStyle w:val="SpecialCharTok"/>
        </w:rPr>
        <w:t>+</w:t>
      </w:r>
      <w:r>
        <w:rPr>
          <w:rStyle w:val="NormalTok"/>
        </w:rPr>
        <w:t>x31</w:t>
      </w:r>
      <w:r>
        <w:rPr>
          <w:rStyle w:val="SpecialCharTok"/>
        </w:rPr>
        <w:t>^</w:t>
      </w:r>
      <w:r>
        <w:rPr>
          <w:rStyle w:val="DecValTok"/>
        </w:rPr>
        <w:t>2</w:t>
      </w:r>
      <w:r>
        <w:rPr>
          <w:rStyle w:val="SpecialCharTok"/>
        </w:rPr>
        <w:t>+</w:t>
      </w:r>
      <w:r>
        <w:rPr>
          <w:rStyle w:val="DecValTok"/>
        </w:rPr>
        <w:t>5</w:t>
      </w:r>
      <w:r>
        <w:rPr>
          <w:rStyle w:val="SpecialCharTok"/>
        </w:rPr>
        <w:t>^</w:t>
      </w:r>
      <w:r>
        <w:rPr>
          <w:rStyle w:val="DecValTok"/>
        </w:rPr>
        <w:t>2</w:t>
      </w:r>
      <w:r>
        <w:rPr>
          <w:rStyle w:val="NormalTok"/>
        </w:rPr>
        <w:t xml:space="preserve">, </w:t>
      </w:r>
      <w:r>
        <w:rPr>
          <w:rStyle w:val="StringTok"/>
        </w:rPr>
        <w:t>" "</w:t>
      </w:r>
      <w:r>
        <w:rPr>
          <w:rStyle w:val="NormalTok"/>
        </w:rPr>
        <w:t xml:space="preserve">, </w:t>
      </w:r>
      <w:r>
        <w:rPr>
          <w:rStyle w:val="StringTok"/>
        </w:rPr>
        <w:t>" "</w:t>
      </w:r>
      <w:r>
        <w:rPr>
          <w:rStyle w:val="NormalTok"/>
        </w:rPr>
        <w:t xml:space="preserve">, </w:t>
      </w:r>
      <w:r>
        <w:br/>
      </w:r>
      <w:r>
        <w:rPr>
          <w:rStyle w:val="NormalTok"/>
        </w:rPr>
        <w:t xml:space="preserve">           (</w:t>
      </w:r>
      <w:r>
        <w:rPr>
          <w:rStyle w:val="DecValTok"/>
        </w:rPr>
        <w:t>3</w:t>
      </w:r>
      <w:r>
        <w:rPr>
          <w:rStyle w:val="SpecialCharTok"/>
        </w:rPr>
        <w:t>*</w:t>
      </w:r>
      <w:r>
        <w:rPr>
          <w:rStyle w:val="DecValTok"/>
        </w:rPr>
        <w:t>6</w:t>
      </w:r>
      <w:r>
        <w:rPr>
          <w:rStyle w:val="NormalTok"/>
        </w:rPr>
        <w:t>)</w:t>
      </w:r>
      <w:r>
        <w:rPr>
          <w:rStyle w:val="SpecialCharTok"/>
        </w:rPr>
        <w:t>+</w:t>
      </w:r>
      <w:r>
        <w:rPr>
          <w:rStyle w:val="NormalTok"/>
        </w:rPr>
        <w:t>(</w:t>
      </w:r>
      <w:r>
        <w:rPr>
          <w:rStyle w:val="DecValTok"/>
        </w:rPr>
        <w:t>4</w:t>
      </w:r>
      <w:r>
        <w:rPr>
          <w:rStyle w:val="SpecialCharTok"/>
        </w:rPr>
        <w:t>*</w:t>
      </w:r>
      <w:r>
        <w:rPr>
          <w:rStyle w:val="DecValTok"/>
        </w:rPr>
        <w:t>4</w:t>
      </w:r>
      <w:r>
        <w:rPr>
          <w:rStyle w:val="NormalTok"/>
        </w:rPr>
        <w:t>)</w:t>
      </w:r>
      <w:r>
        <w:rPr>
          <w:rStyle w:val="SpecialCharTok"/>
        </w:rPr>
        <w:t>+</w:t>
      </w:r>
      <w:r>
        <w:rPr>
          <w:rStyle w:val="NormalTok"/>
        </w:rPr>
        <w:t>(x31</w:t>
      </w:r>
      <w:r>
        <w:rPr>
          <w:rStyle w:val="SpecialCharTok"/>
        </w:rPr>
        <w:t>*</w:t>
      </w:r>
      <w:r>
        <w:rPr>
          <w:rStyle w:val="DecValTok"/>
        </w:rPr>
        <w:t>8</w:t>
      </w:r>
      <w:r>
        <w:rPr>
          <w:rStyle w:val="NormalTok"/>
        </w:rPr>
        <w:t>)</w:t>
      </w:r>
      <w:r>
        <w:rPr>
          <w:rStyle w:val="SpecialCharTok"/>
        </w:rPr>
        <w:t>+</w:t>
      </w:r>
      <w:r>
        <w:rPr>
          <w:rStyle w:val="NormalTok"/>
        </w:rPr>
        <w:t>(</w:t>
      </w:r>
      <w:r>
        <w:rPr>
          <w:rStyle w:val="DecValTok"/>
        </w:rPr>
        <w:t>5</w:t>
      </w:r>
      <w:r>
        <w:rPr>
          <w:rStyle w:val="SpecialCharTok"/>
        </w:rPr>
        <w:t>*</w:t>
      </w:r>
      <w:r>
        <w:rPr>
          <w:rStyle w:val="DecValTok"/>
        </w:rPr>
        <w:t>6</w:t>
      </w:r>
      <w:r>
        <w:rPr>
          <w:rStyle w:val="NormalTok"/>
        </w:rPr>
        <w:t xml:space="preserve">), </w:t>
      </w:r>
      <w:r>
        <w:rPr>
          <w:rStyle w:val="DecValTok"/>
        </w:rPr>
        <w:t>6</w:t>
      </w:r>
      <w:r>
        <w:rPr>
          <w:rStyle w:val="SpecialCharTok"/>
        </w:rPr>
        <w:t>^</w:t>
      </w:r>
      <w:r>
        <w:rPr>
          <w:rStyle w:val="DecValTok"/>
        </w:rPr>
        <w:t>2</w:t>
      </w:r>
      <w:r>
        <w:rPr>
          <w:rStyle w:val="SpecialCharTok"/>
        </w:rPr>
        <w:t>+</w:t>
      </w:r>
      <w:r>
        <w:rPr>
          <w:rStyle w:val="DecValTok"/>
        </w:rPr>
        <w:t>4</w:t>
      </w:r>
      <w:r>
        <w:rPr>
          <w:rStyle w:val="SpecialCharTok"/>
        </w:rPr>
        <w:t>^</w:t>
      </w:r>
      <w:r>
        <w:rPr>
          <w:rStyle w:val="DecValTok"/>
        </w:rPr>
        <w:t>2</w:t>
      </w:r>
      <w:r>
        <w:rPr>
          <w:rStyle w:val="SpecialCharTok"/>
        </w:rPr>
        <w:t>+</w:t>
      </w:r>
      <w:r>
        <w:rPr>
          <w:rStyle w:val="DecValTok"/>
        </w:rPr>
        <w:t>8</w:t>
      </w:r>
      <w:r>
        <w:rPr>
          <w:rStyle w:val="SpecialCharTok"/>
        </w:rPr>
        <w:t>^</w:t>
      </w:r>
      <w:r>
        <w:rPr>
          <w:rStyle w:val="DecValTok"/>
        </w:rPr>
        <w:t>2</w:t>
      </w:r>
      <w:r>
        <w:rPr>
          <w:rStyle w:val="SpecialCharTok"/>
        </w:rPr>
        <w:t>+</w:t>
      </w:r>
      <w:r>
        <w:rPr>
          <w:rStyle w:val="DecValTok"/>
        </w:rPr>
        <w:t>38</w:t>
      </w:r>
      <w:r>
        <w:rPr>
          <w:rStyle w:val="NormalTok"/>
        </w:rPr>
        <w:t xml:space="preserve">, </w:t>
      </w:r>
      <w:r>
        <w:rPr>
          <w:rStyle w:val="StringTok"/>
        </w:rPr>
        <w:t>" "</w:t>
      </w:r>
      <w:r>
        <w:rPr>
          <w:rStyle w:val="NormalTok"/>
        </w:rPr>
        <w:t>,</w:t>
      </w:r>
      <w:r>
        <w:br/>
      </w:r>
      <w:r>
        <w:rPr>
          <w:rStyle w:val="NormalTok"/>
        </w:rPr>
        <w:t xml:space="preserve">           (</w:t>
      </w:r>
      <w:r>
        <w:rPr>
          <w:rStyle w:val="DecValTok"/>
        </w:rPr>
        <w:t>3</w:t>
      </w:r>
      <w:r>
        <w:rPr>
          <w:rStyle w:val="SpecialCharTok"/>
        </w:rPr>
        <w:t>*</w:t>
      </w:r>
      <w:r>
        <w:rPr>
          <w:rStyle w:val="DecValTok"/>
        </w:rPr>
        <w:t>0</w:t>
      </w:r>
      <w:r>
        <w:rPr>
          <w:rStyle w:val="NormalTok"/>
        </w:rPr>
        <w:t>)</w:t>
      </w:r>
      <w:r>
        <w:rPr>
          <w:rStyle w:val="SpecialCharTok"/>
        </w:rPr>
        <w:t>+</w:t>
      </w:r>
      <w:r>
        <w:rPr>
          <w:rStyle w:val="NormalTok"/>
        </w:rPr>
        <w:t>(</w:t>
      </w:r>
      <w:r>
        <w:rPr>
          <w:rStyle w:val="DecValTok"/>
        </w:rPr>
        <w:t>4</w:t>
      </w:r>
      <w:r>
        <w:rPr>
          <w:rStyle w:val="SpecialCharTok"/>
        </w:rPr>
        <w:t>*</w:t>
      </w:r>
      <w:r>
        <w:rPr>
          <w:rStyle w:val="DecValTok"/>
        </w:rPr>
        <w:t>3</w:t>
      </w:r>
      <w:r>
        <w:rPr>
          <w:rStyle w:val="NormalTok"/>
        </w:rPr>
        <w:t>)</w:t>
      </w:r>
      <w:r>
        <w:rPr>
          <w:rStyle w:val="SpecialCharTok"/>
        </w:rPr>
        <w:t>+</w:t>
      </w:r>
      <w:r>
        <w:rPr>
          <w:rStyle w:val="NormalTok"/>
        </w:rPr>
        <w:t>(x31</w:t>
      </w:r>
      <w:r>
        <w:rPr>
          <w:rStyle w:val="SpecialCharTok"/>
        </w:rPr>
        <w:t>*</w:t>
      </w:r>
      <w:r>
        <w:rPr>
          <w:rStyle w:val="DecValTok"/>
        </w:rPr>
        <w:t>3</w:t>
      </w:r>
      <w:r>
        <w:rPr>
          <w:rStyle w:val="NormalTok"/>
        </w:rPr>
        <w:t>)</w:t>
      </w:r>
      <w:r>
        <w:rPr>
          <w:rStyle w:val="SpecialCharTok"/>
        </w:rPr>
        <w:t>+</w:t>
      </w:r>
      <w:r>
        <w:rPr>
          <w:rStyle w:val="NormalTok"/>
        </w:rPr>
        <w:t>(</w:t>
      </w:r>
      <w:r>
        <w:rPr>
          <w:rStyle w:val="DecValTok"/>
        </w:rPr>
        <w:t>5</w:t>
      </w:r>
      <w:r>
        <w:rPr>
          <w:rStyle w:val="SpecialCharTok"/>
        </w:rPr>
        <w:t>*</w:t>
      </w:r>
      <w:r>
        <w:rPr>
          <w:rStyle w:val="DecValTok"/>
        </w:rPr>
        <w:t>3</w:t>
      </w:r>
      <w:r>
        <w:rPr>
          <w:rStyle w:val="NormalTok"/>
        </w:rPr>
        <w:t>),(</w:t>
      </w:r>
      <w:r>
        <w:rPr>
          <w:rStyle w:val="DecValTok"/>
        </w:rPr>
        <w:t>6</w:t>
      </w:r>
      <w:r>
        <w:rPr>
          <w:rStyle w:val="SpecialCharTok"/>
        </w:rPr>
        <w:t>*</w:t>
      </w:r>
      <w:r>
        <w:rPr>
          <w:rStyle w:val="DecValTok"/>
        </w:rPr>
        <w:t>0</w:t>
      </w:r>
      <w:r>
        <w:rPr>
          <w:rStyle w:val="NormalTok"/>
        </w:rPr>
        <w:t>)</w:t>
      </w:r>
      <w:r>
        <w:rPr>
          <w:rStyle w:val="SpecialCharTok"/>
        </w:rPr>
        <w:t>+</w:t>
      </w:r>
      <w:r>
        <w:rPr>
          <w:rStyle w:val="NormalTok"/>
        </w:rPr>
        <w:t>(</w:t>
      </w:r>
      <w:r>
        <w:rPr>
          <w:rStyle w:val="DecValTok"/>
        </w:rPr>
        <w:t>4</w:t>
      </w:r>
      <w:r>
        <w:rPr>
          <w:rStyle w:val="SpecialCharTok"/>
        </w:rPr>
        <w:t>*</w:t>
      </w:r>
      <w:r>
        <w:rPr>
          <w:rStyle w:val="DecValTok"/>
        </w:rPr>
        <w:t>3</w:t>
      </w:r>
      <w:r>
        <w:rPr>
          <w:rStyle w:val="NormalTok"/>
        </w:rPr>
        <w:t>)</w:t>
      </w:r>
      <w:r>
        <w:rPr>
          <w:rStyle w:val="SpecialCharTok"/>
        </w:rPr>
        <w:t>+</w:t>
      </w:r>
      <w:r>
        <w:rPr>
          <w:rStyle w:val="NormalTok"/>
        </w:rPr>
        <w:t>(</w:t>
      </w:r>
      <w:r>
        <w:rPr>
          <w:rStyle w:val="DecValTok"/>
        </w:rPr>
        <w:t>8</w:t>
      </w:r>
      <w:r>
        <w:rPr>
          <w:rStyle w:val="SpecialCharTok"/>
        </w:rPr>
        <w:t>*</w:t>
      </w:r>
      <w:r>
        <w:rPr>
          <w:rStyle w:val="DecValTok"/>
        </w:rPr>
        <w:t>3</w:t>
      </w:r>
      <w:r>
        <w:rPr>
          <w:rStyle w:val="NormalTok"/>
        </w:rPr>
        <w:t>)</w:t>
      </w:r>
      <w:r>
        <w:rPr>
          <w:rStyle w:val="SpecialCharTok"/>
        </w:rPr>
        <w:t>+</w:t>
      </w:r>
      <w:r>
        <w:rPr>
          <w:rStyle w:val="NormalTok"/>
        </w:rPr>
        <w:t>(</w:t>
      </w:r>
      <w:r>
        <w:rPr>
          <w:rStyle w:val="DecValTok"/>
        </w:rPr>
        <w:t>6</w:t>
      </w:r>
      <w:r>
        <w:rPr>
          <w:rStyle w:val="SpecialCharTok"/>
        </w:rPr>
        <w:t>*</w:t>
      </w:r>
      <w:r>
        <w:rPr>
          <w:rStyle w:val="DecValTok"/>
        </w:rPr>
        <w:t>3</w:t>
      </w:r>
      <w:r>
        <w:rPr>
          <w:rStyle w:val="NormalTok"/>
        </w:rPr>
        <w:t>),</w:t>
      </w:r>
      <w:r>
        <w:rPr>
          <w:rStyle w:val="DecValTok"/>
        </w:rPr>
        <w:t>0</w:t>
      </w:r>
      <w:r>
        <w:rPr>
          <w:rStyle w:val="SpecialCharTok"/>
        </w:rPr>
        <w:t>^</w:t>
      </w:r>
      <w:r>
        <w:rPr>
          <w:rStyle w:val="DecValTok"/>
        </w:rPr>
        <w:t>2</w:t>
      </w:r>
      <w:r>
        <w:rPr>
          <w:rStyle w:val="SpecialCharTok"/>
        </w:rPr>
        <w:t>+</w:t>
      </w:r>
      <w:r>
        <w:rPr>
          <w:rStyle w:val="DecValTok"/>
        </w:rPr>
        <w:t>3</w:t>
      </w:r>
      <w:r>
        <w:rPr>
          <w:rStyle w:val="SpecialCharTok"/>
        </w:rPr>
        <w:t>^</w:t>
      </w:r>
      <w:r>
        <w:rPr>
          <w:rStyle w:val="DecValTok"/>
        </w:rPr>
        <w:t>2</w:t>
      </w:r>
      <w:r>
        <w:rPr>
          <w:rStyle w:val="SpecialCharTok"/>
        </w:rPr>
        <w:t>+</w:t>
      </w:r>
      <w:r>
        <w:rPr>
          <w:rStyle w:val="DecValTok"/>
        </w:rPr>
        <w:t>3</w:t>
      </w:r>
      <w:r>
        <w:rPr>
          <w:rStyle w:val="SpecialCharTok"/>
        </w:rPr>
        <w:t>^</w:t>
      </w:r>
      <w:r>
        <w:rPr>
          <w:rStyle w:val="DecValTok"/>
        </w:rPr>
        <w:t>2</w:t>
      </w:r>
      <w:r>
        <w:rPr>
          <w:rStyle w:val="SpecialCharTok"/>
        </w:rPr>
        <w:t>+</w:t>
      </w:r>
      <w:r>
        <w:rPr>
          <w:rStyle w:val="DecValTok"/>
        </w:rPr>
        <w:t>10</w:t>
      </w:r>
      <w:r>
        <w:rPr>
          <w:rStyle w:val="NormalTok"/>
        </w:rPr>
        <w:t>)</w:t>
      </w:r>
      <w:r>
        <w:br/>
      </w:r>
      <w:r>
        <w:rPr>
          <w:rStyle w:val="NormalTok"/>
        </w:rPr>
        <w:t xml:space="preserve">T2 </w:t>
      </w:r>
      <w:r>
        <w:rPr>
          <w:rStyle w:val="OtherTok"/>
        </w:rPr>
        <w:t>&lt;-</w:t>
      </w:r>
      <w:r>
        <w:rPr>
          <w:rStyle w:val="NormalTok"/>
        </w:rPr>
        <w:t xml:space="preserve"> </w:t>
      </w:r>
      <w:r>
        <w:rPr>
          <w:rStyle w:val="FunctionTok"/>
        </w:rPr>
        <w:t>matrix</w:t>
      </w:r>
      <w:r>
        <w:rPr>
          <w:rStyle w:val="NormalTok"/>
        </w:rPr>
        <w:t xml:space="preserve">(T2mat, </w:t>
      </w:r>
      <w:r>
        <w:rPr>
          <w:rStyle w:val="AttributeTok"/>
        </w:rPr>
        <w:t>nrow =</w:t>
      </w:r>
      <w:r>
        <w:rPr>
          <w:rStyle w:val="NormalTok"/>
        </w:rPr>
        <w:t xml:space="preserve"> </w:t>
      </w:r>
      <w:r>
        <w:rPr>
          <w:rStyle w:val="DecValTok"/>
        </w:rPr>
        <w:t>3</w:t>
      </w:r>
      <w:r>
        <w:rPr>
          <w:rStyle w:val="NormalTok"/>
        </w:rPr>
        <w:t xml:space="preserve">, </w:t>
      </w:r>
      <w:r>
        <w:rPr>
          <w:rStyle w:val="AttributeTok"/>
        </w:rPr>
        <w:t>ncol =</w:t>
      </w:r>
      <w:r>
        <w:rPr>
          <w:rStyle w:val="NormalTok"/>
        </w:rPr>
        <w:t xml:space="preserve"> </w:t>
      </w:r>
      <w:r>
        <w:rPr>
          <w:rStyle w:val="DecValTok"/>
        </w:rPr>
        <w:t>3</w:t>
      </w:r>
      <w:r>
        <w:rPr>
          <w:rStyle w:val="NormalTok"/>
        </w:rPr>
        <w:t xml:space="preserve">, </w:t>
      </w:r>
      <w:r>
        <w:rPr>
          <w:rStyle w:val="AttributeTok"/>
        </w:rPr>
        <w:t>byrow =</w:t>
      </w:r>
      <w:r>
        <w:rPr>
          <w:rStyle w:val="NormalTok"/>
        </w:rPr>
        <w:t xml:space="preserve"> </w:t>
      </w:r>
      <w:r>
        <w:rPr>
          <w:rStyle w:val="ConstantTok"/>
        </w:rPr>
        <w:t>TRUE</w:t>
      </w:r>
      <w:r>
        <w:rPr>
          <w:rStyle w:val="NormalTok"/>
        </w:rPr>
        <w:t>)</w:t>
      </w:r>
      <w:r>
        <w:br/>
      </w:r>
      <w:r>
        <w:rPr>
          <w:rStyle w:val="CommentTok"/>
        </w:rPr>
        <w:t># print</w:t>
      </w:r>
      <w:r>
        <w:br/>
      </w:r>
      <w:r>
        <w:rPr>
          <w:rStyle w:val="FunctionTok"/>
        </w:rPr>
        <w:t>cat</w:t>
      </w:r>
      <w:r>
        <w:rPr>
          <w:rStyle w:val="NormalTok"/>
        </w:rPr>
        <w:t>(</w:t>
      </w:r>
      <w:r>
        <w:rPr>
          <w:rStyle w:val="StringTok"/>
        </w:rPr>
        <w:t xml:space="preserve">"The T1 matrix is </w:t>
      </w:r>
      <w:r>
        <w:rPr>
          <w:rStyle w:val="SpecialCharTok"/>
        </w:rPr>
        <w:t>\n</w:t>
      </w:r>
      <w:r>
        <w:rPr>
          <w:rStyle w:val="StringTok"/>
        </w:rPr>
        <w:t>"</w:t>
      </w:r>
      <w:r>
        <w:rPr>
          <w:rStyle w:val="NormalTok"/>
        </w:rPr>
        <w:t>)</w:t>
      </w:r>
      <w:r>
        <w:br/>
      </w:r>
      <w:r>
        <w:rPr>
          <w:rStyle w:val="NormalTok"/>
        </w:rPr>
        <w:t>T1</w:t>
      </w:r>
      <w:r>
        <w:br/>
      </w:r>
      <w:r>
        <w:rPr>
          <w:rStyle w:val="FunctionTok"/>
        </w:rPr>
        <w:t>cat</w:t>
      </w:r>
      <w:r>
        <w:rPr>
          <w:rStyle w:val="NormalTok"/>
        </w:rPr>
        <w:t>(</w:t>
      </w:r>
      <w:r>
        <w:rPr>
          <w:rStyle w:val="StringTok"/>
        </w:rPr>
        <w:t>"</w:t>
      </w:r>
      <w:r>
        <w:rPr>
          <w:rStyle w:val="SpecialCharTok"/>
        </w:rPr>
        <w:t>\n</w:t>
      </w:r>
      <w:r>
        <w:rPr>
          <w:rStyle w:val="StringTok"/>
        </w:rPr>
        <w:t xml:space="preserve"> The T2 matrix is </w:t>
      </w:r>
      <w:r>
        <w:rPr>
          <w:rStyle w:val="SpecialCharTok"/>
        </w:rPr>
        <w:t>\n</w:t>
      </w:r>
      <w:r>
        <w:rPr>
          <w:rStyle w:val="StringTok"/>
        </w:rPr>
        <w:t>"</w:t>
      </w:r>
      <w:r>
        <w:rPr>
          <w:rStyle w:val="NormalTok"/>
        </w:rPr>
        <w:t>)</w:t>
      </w:r>
      <w:r>
        <w:br/>
      </w:r>
      <w:r>
        <w:rPr>
          <w:rStyle w:val="NormalTok"/>
        </w:rPr>
        <w:t>T2</w:t>
      </w:r>
      <w:r>
        <w:br/>
      </w:r>
      <w:r>
        <w:rPr>
          <w:rStyle w:val="NormalTok"/>
        </w:rPr>
        <w:t xml:space="preserve">n </w:t>
      </w:r>
      <w:r>
        <w:rPr>
          <w:rStyle w:val="OtherTok"/>
        </w:rPr>
        <w:t>&lt;-</w:t>
      </w:r>
      <w:r>
        <w:rPr>
          <w:rStyle w:val="NormalTok"/>
        </w:rPr>
        <w:t xml:space="preserve"> </w:t>
      </w:r>
      <w:r>
        <w:rPr>
          <w:rStyle w:val="FunctionTok"/>
        </w:rPr>
        <w:t>dim</w:t>
      </w:r>
      <w:r>
        <w:rPr>
          <w:rStyle w:val="NormalTok"/>
        </w:rPr>
        <w:t>(x)[</w:t>
      </w:r>
      <w:r>
        <w:rPr>
          <w:rStyle w:val="DecValTok"/>
        </w:rPr>
        <w:t>1</w:t>
      </w:r>
      <w:r>
        <w:rPr>
          <w:rStyle w:val="NormalTok"/>
        </w:rPr>
        <w:t>]</w:t>
      </w:r>
      <w:r>
        <w:br/>
      </w:r>
      <w:r>
        <w:rPr>
          <w:rStyle w:val="NormalTok"/>
        </w:rPr>
        <w:t xml:space="preserve">newMu </w:t>
      </w:r>
      <w:r>
        <w:rPr>
          <w:rStyle w:val="OtherTok"/>
        </w:rPr>
        <w:t>&lt;-</w:t>
      </w:r>
      <w:r>
        <w:rPr>
          <w:rStyle w:val="NormalTok"/>
        </w:rPr>
        <w:t xml:space="preserve"> </w:t>
      </w:r>
      <w:r>
        <w:rPr>
          <w:rStyle w:val="FloatTok"/>
        </w:rPr>
        <w:t>0.25</w:t>
      </w:r>
      <w:r>
        <w:rPr>
          <w:rStyle w:val="NormalTok"/>
        </w:rPr>
        <w:t xml:space="preserve"> </w:t>
      </w:r>
      <w:r>
        <w:rPr>
          <w:rStyle w:val="SpecialCharTok"/>
        </w:rPr>
        <w:t>%*%</w:t>
      </w:r>
      <w:r>
        <w:rPr>
          <w:rStyle w:val="NormalTok"/>
        </w:rPr>
        <w:t xml:space="preserve"> </w:t>
      </w:r>
      <w:r>
        <w:rPr>
          <w:rStyle w:val="FunctionTok"/>
        </w:rPr>
        <w:t>t</w:t>
      </w:r>
      <w:r>
        <w:rPr>
          <w:rStyle w:val="NormalTok"/>
        </w:rPr>
        <w:t>(T1)</w:t>
      </w:r>
      <w:r>
        <w:br/>
      </w:r>
      <w:r>
        <w:rPr>
          <w:rStyle w:val="FunctionTok"/>
        </w:rPr>
        <w:t>cat</w:t>
      </w:r>
      <w:r>
        <w:rPr>
          <w:rStyle w:val="NormalTok"/>
        </w:rPr>
        <w:t>(</w:t>
      </w:r>
      <w:r>
        <w:rPr>
          <w:rStyle w:val="StringTok"/>
        </w:rPr>
        <w:t xml:space="preserve">"The first revised estimate of mu is: </w:t>
      </w:r>
      <w:r>
        <w:rPr>
          <w:rStyle w:val="SpecialCharTok"/>
        </w:rPr>
        <w:t>\n</w:t>
      </w:r>
      <w:r>
        <w:rPr>
          <w:rStyle w:val="StringTok"/>
        </w:rPr>
        <w:t>"</w:t>
      </w:r>
      <w:r>
        <w:rPr>
          <w:rStyle w:val="NormalTok"/>
        </w:rPr>
        <w:t>)</w:t>
      </w:r>
      <w:r>
        <w:br/>
      </w:r>
      <w:r>
        <w:rPr>
          <w:rStyle w:val="FunctionTok"/>
        </w:rPr>
        <w:t>t</w:t>
      </w:r>
      <w:r>
        <w:rPr>
          <w:rStyle w:val="NormalTok"/>
        </w:rPr>
        <w:t>(newMu)</w:t>
      </w:r>
      <w:r>
        <w:br/>
      </w:r>
      <w:r>
        <w:rPr>
          <w:rStyle w:val="CommentTok"/>
        </w:rPr>
        <w:t># sigma</w:t>
      </w:r>
      <w:r>
        <w:br/>
      </w:r>
      <w:r>
        <w:rPr>
          <w:rStyle w:val="NormalTok"/>
        </w:rPr>
        <w:t xml:space="preserve">newT2 </w:t>
      </w:r>
      <w:r>
        <w:rPr>
          <w:rStyle w:val="OtherTok"/>
        </w:rPr>
        <w:t>&lt;-</w:t>
      </w:r>
      <w:r>
        <w:rPr>
          <w:rStyle w:val="NormalTok"/>
        </w:rPr>
        <w:t xml:space="preserve"> </w:t>
      </w:r>
      <w:r>
        <w:rPr>
          <w:rStyle w:val="FunctionTok"/>
        </w:rPr>
        <w:t>c</w:t>
      </w:r>
      <w:r>
        <w:rPr>
          <w:rStyle w:val="NormalTok"/>
        </w:rPr>
        <w:t>(</w:t>
      </w:r>
      <w:r>
        <w:rPr>
          <w:rStyle w:val="FloatTok"/>
        </w:rPr>
        <w:t>68.7777777777778</w:t>
      </w:r>
      <w:r>
        <w:rPr>
          <w:rStyle w:val="NormalTok"/>
        </w:rPr>
        <w:t xml:space="preserve">, </w:t>
      </w:r>
      <w:r>
        <w:rPr>
          <w:rStyle w:val="FloatTok"/>
        </w:rPr>
        <w:t>98.6666666666667</w:t>
      </w:r>
      <w:r>
        <w:rPr>
          <w:rStyle w:val="NormalTok"/>
        </w:rPr>
        <w:t xml:space="preserve">, </w:t>
      </w:r>
      <w:r>
        <w:rPr>
          <w:rStyle w:val="DecValTok"/>
        </w:rPr>
        <w:t>40</w:t>
      </w:r>
      <w:r>
        <w:rPr>
          <w:rStyle w:val="NormalTok"/>
        </w:rPr>
        <w:t>,</w:t>
      </w:r>
      <w:r>
        <w:br/>
      </w:r>
      <w:r>
        <w:rPr>
          <w:rStyle w:val="NormalTok"/>
        </w:rPr>
        <w:t xml:space="preserve">           </w:t>
      </w:r>
      <w:r>
        <w:rPr>
          <w:rStyle w:val="FloatTok"/>
        </w:rPr>
        <w:t>98.666666666666</w:t>
      </w:r>
      <w:r>
        <w:rPr>
          <w:rStyle w:val="NormalTok"/>
        </w:rPr>
        <w:t xml:space="preserve">, </w:t>
      </w:r>
      <w:r>
        <w:rPr>
          <w:rStyle w:val="DecValTok"/>
        </w:rPr>
        <w:t>154</w:t>
      </w:r>
      <w:r>
        <w:rPr>
          <w:rStyle w:val="NormalTok"/>
        </w:rPr>
        <w:t xml:space="preserve">, </w:t>
      </w:r>
      <w:r>
        <w:rPr>
          <w:rStyle w:val="DecValTok"/>
        </w:rPr>
        <w:t>54</w:t>
      </w:r>
      <w:r>
        <w:rPr>
          <w:rStyle w:val="NormalTok"/>
        </w:rPr>
        <w:t>,</w:t>
      </w:r>
      <w:r>
        <w:br/>
      </w:r>
      <w:r>
        <w:rPr>
          <w:rStyle w:val="NormalTok"/>
        </w:rPr>
        <w:t xml:space="preserve">           </w:t>
      </w:r>
      <w:r>
        <w:rPr>
          <w:rStyle w:val="DecValTok"/>
        </w:rPr>
        <w:t>40</w:t>
      </w:r>
      <w:r>
        <w:rPr>
          <w:rStyle w:val="NormalTok"/>
        </w:rPr>
        <w:t xml:space="preserve">, </w:t>
      </w:r>
      <w:r>
        <w:rPr>
          <w:rStyle w:val="DecValTok"/>
        </w:rPr>
        <w:t>54</w:t>
      </w:r>
      <w:r>
        <w:rPr>
          <w:rStyle w:val="NormalTok"/>
        </w:rPr>
        <w:t xml:space="preserve">, </w:t>
      </w:r>
      <w:r>
        <w:rPr>
          <w:rStyle w:val="DecValTok"/>
        </w:rPr>
        <w:t>28</w:t>
      </w:r>
      <w:r>
        <w:rPr>
          <w:rStyle w:val="NormalTok"/>
        </w:rPr>
        <w:t>)</w:t>
      </w:r>
      <w:r>
        <w:br/>
      </w:r>
      <w:r>
        <w:rPr>
          <w:rStyle w:val="NormalTok"/>
        </w:rPr>
        <w:t xml:space="preserve">T2 </w:t>
      </w:r>
      <w:r>
        <w:rPr>
          <w:rStyle w:val="OtherTok"/>
        </w:rPr>
        <w:t>&lt;-</w:t>
      </w:r>
      <w:r>
        <w:rPr>
          <w:rStyle w:val="NormalTok"/>
        </w:rPr>
        <w:t xml:space="preserve"> </w:t>
      </w:r>
      <w:r>
        <w:rPr>
          <w:rStyle w:val="FunctionTok"/>
        </w:rPr>
        <w:t>matrix</w:t>
      </w:r>
      <w:r>
        <w:rPr>
          <w:rStyle w:val="NormalTok"/>
        </w:rPr>
        <w:t xml:space="preserve">(newT2, </w:t>
      </w:r>
      <w:r>
        <w:rPr>
          <w:rStyle w:val="AttributeTok"/>
        </w:rPr>
        <w:t>nrow =</w:t>
      </w:r>
      <w:r>
        <w:rPr>
          <w:rStyle w:val="NormalTok"/>
        </w:rPr>
        <w:t xml:space="preserve"> </w:t>
      </w:r>
      <w:r>
        <w:rPr>
          <w:rStyle w:val="DecValTok"/>
        </w:rPr>
        <w:t>3</w:t>
      </w:r>
      <w:r>
        <w:rPr>
          <w:rStyle w:val="NormalTok"/>
        </w:rPr>
        <w:t xml:space="preserve">, </w:t>
      </w:r>
      <w:r>
        <w:rPr>
          <w:rStyle w:val="AttributeTok"/>
        </w:rPr>
        <w:t>ncol =</w:t>
      </w:r>
      <w:r>
        <w:rPr>
          <w:rStyle w:val="NormalTok"/>
        </w:rPr>
        <w:t xml:space="preserve"> </w:t>
      </w:r>
      <w:r>
        <w:rPr>
          <w:rStyle w:val="DecValTok"/>
        </w:rPr>
        <w:t>3</w:t>
      </w:r>
      <w:r>
        <w:rPr>
          <w:rStyle w:val="NormalTok"/>
        </w:rPr>
        <w:t xml:space="preserve">, </w:t>
      </w:r>
      <w:r>
        <w:rPr>
          <w:rStyle w:val="AttributeTok"/>
        </w:rPr>
        <w:t>byrow =</w:t>
      </w:r>
      <w:r>
        <w:rPr>
          <w:rStyle w:val="NormalTok"/>
        </w:rPr>
        <w:t xml:space="preserve"> </w:t>
      </w:r>
      <w:r>
        <w:rPr>
          <w:rStyle w:val="ConstantTok"/>
        </w:rPr>
        <w:t>TRUE</w:t>
      </w:r>
      <w:r>
        <w:rPr>
          <w:rStyle w:val="NormalTok"/>
        </w:rPr>
        <w:t>)</w:t>
      </w:r>
      <w:r>
        <w:br/>
      </w:r>
      <w:r>
        <w:rPr>
          <w:rStyle w:val="NormalTok"/>
        </w:rPr>
        <w:t xml:space="preserve">newSig </w:t>
      </w:r>
      <w:r>
        <w:rPr>
          <w:rStyle w:val="OtherTok"/>
        </w:rPr>
        <w:t>&lt;-</w:t>
      </w:r>
      <w:r>
        <w:rPr>
          <w:rStyle w:val="NormalTok"/>
        </w:rPr>
        <w:t xml:space="preserve"> (</w:t>
      </w:r>
      <w:r>
        <w:rPr>
          <w:rStyle w:val="FloatTok"/>
        </w:rPr>
        <w:t>0.25</w:t>
      </w:r>
      <w:r>
        <w:rPr>
          <w:rStyle w:val="SpecialCharTok"/>
        </w:rPr>
        <w:t>*</w:t>
      </w:r>
      <w:r>
        <w:rPr>
          <w:rStyle w:val="NormalTok"/>
        </w:rPr>
        <w:t xml:space="preserve">T2) </w:t>
      </w:r>
      <w:r>
        <w:rPr>
          <w:rStyle w:val="SpecialCharTok"/>
        </w:rPr>
        <w:t>-</w:t>
      </w:r>
      <w:r>
        <w:rPr>
          <w:rStyle w:val="NormalTok"/>
        </w:rPr>
        <w:t xml:space="preserve"> </w:t>
      </w:r>
      <w:r>
        <w:rPr>
          <w:rStyle w:val="FunctionTok"/>
        </w:rPr>
        <w:t>t</w:t>
      </w:r>
      <w:r>
        <w:rPr>
          <w:rStyle w:val="NormalTok"/>
        </w:rPr>
        <w:t>(newMu)</w:t>
      </w:r>
      <w:r>
        <w:rPr>
          <w:rStyle w:val="SpecialCharTok"/>
        </w:rPr>
        <w:t>%*%</w:t>
      </w:r>
      <w:r>
        <w:rPr>
          <w:rStyle w:val="NormalTok"/>
        </w:rPr>
        <w:t>newMu</w:t>
      </w:r>
      <w:r>
        <w:br/>
      </w:r>
      <w:r>
        <w:rPr>
          <w:rStyle w:val="FunctionTok"/>
        </w:rPr>
        <w:t>cat</w:t>
      </w:r>
      <w:r>
        <w:rPr>
          <w:rStyle w:val="NormalTok"/>
        </w:rPr>
        <w:t>(</w:t>
      </w:r>
      <w:r>
        <w:rPr>
          <w:rStyle w:val="StringTok"/>
        </w:rPr>
        <w:t>"</w:t>
      </w:r>
      <w:r>
        <w:rPr>
          <w:rStyle w:val="SpecialCharTok"/>
        </w:rPr>
        <w:t>\n</w:t>
      </w:r>
      <w:r>
        <w:rPr>
          <w:rStyle w:val="StringTok"/>
        </w:rPr>
        <w:t xml:space="preserve"> The first revised estimate of Sigma is: </w:t>
      </w:r>
      <w:r>
        <w:rPr>
          <w:rStyle w:val="SpecialCharTok"/>
        </w:rPr>
        <w:t>\n</w:t>
      </w:r>
      <w:r>
        <w:rPr>
          <w:rStyle w:val="StringTok"/>
        </w:rPr>
        <w:t>"</w:t>
      </w:r>
      <w:r>
        <w:rPr>
          <w:rStyle w:val="NormalTok"/>
        </w:rPr>
        <w:t>)</w:t>
      </w:r>
      <w:r>
        <w:br/>
      </w:r>
      <w:r>
        <w:rPr>
          <w:rStyle w:val="NormalTok"/>
        </w:rPr>
        <w:t>newSig</w:t>
      </w:r>
      <w:r>
        <w:br/>
      </w:r>
      <w:r>
        <w:rPr>
          <w:rStyle w:val="NormalTok"/>
        </w:rPr>
        <w:t xml:space="preserve">college </w:t>
      </w:r>
      <w:r>
        <w:rPr>
          <w:rStyle w:val="OtherTok"/>
        </w:rPr>
        <w:t>&lt;-</w:t>
      </w:r>
      <w:r>
        <w:rPr>
          <w:rStyle w:val="NormalTok"/>
        </w:rPr>
        <w:t xml:space="preserve"> </w:t>
      </w:r>
      <w:r>
        <w:rPr>
          <w:rStyle w:val="FunctionTok"/>
        </w:rPr>
        <w:t>read.table</w:t>
      </w:r>
      <w:r>
        <w:rPr>
          <w:rStyle w:val="NormalTok"/>
        </w:rPr>
        <w:t>(</w:t>
      </w:r>
      <w:r>
        <w:rPr>
          <w:rStyle w:val="StringTok"/>
        </w:rPr>
        <w:t>"D:/Coding/R Storage/T5-2.dat"</w:t>
      </w:r>
      <w:r>
        <w:rPr>
          <w:rStyle w:val="NormalTok"/>
        </w:rPr>
        <w:t xml:space="preserve">, </w:t>
      </w:r>
      <w:r>
        <w:rPr>
          <w:rStyle w:val="AttributeTok"/>
        </w:rPr>
        <w:t>header =</w:t>
      </w:r>
      <w:r>
        <w:rPr>
          <w:rStyle w:val="NormalTok"/>
        </w:rPr>
        <w:t xml:space="preserve"> </w:t>
      </w:r>
      <w:r>
        <w:rPr>
          <w:rStyle w:val="ConstantTok"/>
        </w:rPr>
        <w:t>FALSE</w:t>
      </w:r>
      <w:r>
        <w:rPr>
          <w:rStyle w:val="NormalTok"/>
        </w:rPr>
        <w:t>)</w:t>
      </w:r>
      <w:r>
        <w:br/>
      </w:r>
      <w:r>
        <w:rPr>
          <w:rStyle w:val="CommentTok"/>
        </w:rPr>
        <w:t># vars</w:t>
      </w:r>
      <w:r>
        <w:br/>
      </w:r>
      <w:r>
        <w:rPr>
          <w:rStyle w:val="NormalTok"/>
        </w:rPr>
        <w:t xml:space="preserve">x1 </w:t>
      </w:r>
      <w:r>
        <w:rPr>
          <w:rStyle w:val="OtherTok"/>
        </w:rPr>
        <w:t>&lt;-</w:t>
      </w:r>
      <w:r>
        <w:rPr>
          <w:rStyle w:val="NormalTok"/>
        </w:rPr>
        <w:t xml:space="preserve"> college</w:t>
      </w:r>
      <w:r>
        <w:rPr>
          <w:rStyle w:val="SpecialCharTok"/>
        </w:rPr>
        <w:t>$</w:t>
      </w:r>
      <w:r>
        <w:rPr>
          <w:rStyle w:val="NormalTok"/>
        </w:rPr>
        <w:t xml:space="preserve">V1 </w:t>
      </w:r>
      <w:r>
        <w:rPr>
          <w:rStyle w:val="CommentTok"/>
        </w:rPr>
        <w:t>#social science &amp; history</w:t>
      </w:r>
      <w:r>
        <w:br/>
      </w:r>
      <w:r>
        <w:rPr>
          <w:rStyle w:val="NormalTok"/>
        </w:rPr>
        <w:t xml:space="preserve">x2 </w:t>
      </w:r>
      <w:r>
        <w:rPr>
          <w:rStyle w:val="OtherTok"/>
        </w:rPr>
        <w:t>&lt;-</w:t>
      </w:r>
      <w:r>
        <w:rPr>
          <w:rStyle w:val="NormalTok"/>
        </w:rPr>
        <w:t xml:space="preserve"> college</w:t>
      </w:r>
      <w:r>
        <w:rPr>
          <w:rStyle w:val="SpecialCharTok"/>
        </w:rPr>
        <w:t>$</w:t>
      </w:r>
      <w:r>
        <w:rPr>
          <w:rStyle w:val="NormalTok"/>
        </w:rPr>
        <w:t xml:space="preserve">V2 </w:t>
      </w:r>
      <w:r>
        <w:rPr>
          <w:rStyle w:val="CommentTok"/>
        </w:rPr>
        <w:t>#verbal</w:t>
      </w:r>
      <w:r>
        <w:br/>
      </w:r>
      <w:r>
        <w:rPr>
          <w:rStyle w:val="NormalTok"/>
        </w:rPr>
        <w:t xml:space="preserve">x3 </w:t>
      </w:r>
      <w:r>
        <w:rPr>
          <w:rStyle w:val="OtherTok"/>
        </w:rPr>
        <w:t>&lt;-</w:t>
      </w:r>
      <w:r>
        <w:rPr>
          <w:rStyle w:val="NormalTok"/>
        </w:rPr>
        <w:t xml:space="preserve"> college</w:t>
      </w:r>
      <w:r>
        <w:rPr>
          <w:rStyle w:val="SpecialCharTok"/>
        </w:rPr>
        <w:t>$</w:t>
      </w:r>
      <w:r>
        <w:rPr>
          <w:rStyle w:val="NormalTok"/>
        </w:rPr>
        <w:t xml:space="preserve">V3 </w:t>
      </w:r>
      <w:r>
        <w:rPr>
          <w:rStyle w:val="CommentTok"/>
        </w:rPr>
        <w:t>#science</w:t>
      </w:r>
      <w:r>
        <w:br/>
      </w:r>
      <w:r>
        <w:rPr>
          <w:rStyle w:val="CommentTok"/>
        </w:rPr>
        <w:t># vars</w:t>
      </w:r>
      <w:r>
        <w:br/>
      </w:r>
      <w:r>
        <w:rPr>
          <w:rStyle w:val="NormalTok"/>
        </w:rPr>
        <w:t xml:space="preserve">n </w:t>
      </w:r>
      <w:r>
        <w:rPr>
          <w:rStyle w:val="OtherTok"/>
        </w:rPr>
        <w:t>&lt;-</w:t>
      </w:r>
      <w:r>
        <w:rPr>
          <w:rStyle w:val="NormalTok"/>
        </w:rPr>
        <w:t xml:space="preserve"> </w:t>
      </w:r>
      <w:r>
        <w:rPr>
          <w:rStyle w:val="DecValTok"/>
        </w:rPr>
        <w:t>87</w:t>
      </w:r>
      <w:r>
        <w:br/>
      </w:r>
      <w:r>
        <w:rPr>
          <w:rStyle w:val="NormalTok"/>
        </w:rPr>
        <w:t xml:space="preserve">p </w:t>
      </w:r>
      <w:r>
        <w:rPr>
          <w:rStyle w:val="OtherTok"/>
        </w:rPr>
        <w:t>&lt;-</w:t>
      </w:r>
      <w:r>
        <w:rPr>
          <w:rStyle w:val="NormalTok"/>
        </w:rPr>
        <w:t xml:space="preserve"> </w:t>
      </w:r>
      <w:r>
        <w:rPr>
          <w:rStyle w:val="DecValTok"/>
        </w:rPr>
        <w:t>3</w:t>
      </w:r>
      <w:r>
        <w:br/>
      </w:r>
      <w:r>
        <w:rPr>
          <w:rStyle w:val="NormalTok"/>
        </w:rPr>
        <w:t xml:space="preserve">muMat </w:t>
      </w:r>
      <w:r>
        <w:rPr>
          <w:rStyle w:val="OtherTok"/>
        </w:rPr>
        <w:t>&lt;-</w:t>
      </w:r>
      <w:r>
        <w:rPr>
          <w:rStyle w:val="NormalTok"/>
        </w:rPr>
        <w:t xml:space="preserve"> </w:t>
      </w:r>
      <w:r>
        <w:rPr>
          <w:rStyle w:val="FunctionTok"/>
        </w:rPr>
        <w:t>c</w:t>
      </w:r>
      <w:r>
        <w:rPr>
          <w:rStyle w:val="NormalTok"/>
        </w:rPr>
        <w:t>(</w:t>
      </w:r>
      <w:r>
        <w:rPr>
          <w:rStyle w:val="DecValTok"/>
        </w:rPr>
        <w:t>500</w:t>
      </w:r>
      <w:r>
        <w:rPr>
          <w:rStyle w:val="NormalTok"/>
        </w:rPr>
        <w:t>,</w:t>
      </w:r>
      <w:r>
        <w:rPr>
          <w:rStyle w:val="DecValTok"/>
        </w:rPr>
        <w:t>50</w:t>
      </w:r>
      <w:r>
        <w:rPr>
          <w:rStyle w:val="NormalTok"/>
        </w:rPr>
        <w:t>,</w:t>
      </w:r>
      <w:r>
        <w:rPr>
          <w:rStyle w:val="DecValTok"/>
        </w:rPr>
        <w:t>30</w:t>
      </w:r>
      <w:r>
        <w:rPr>
          <w:rStyle w:val="NormalTok"/>
        </w:rPr>
        <w:t>)</w:t>
      </w:r>
      <w:r>
        <w:br/>
      </w:r>
      <w:r>
        <w:rPr>
          <w:rStyle w:val="NormalTok"/>
        </w:rPr>
        <w:t xml:space="preserve">mu </w:t>
      </w:r>
      <w:r>
        <w:rPr>
          <w:rStyle w:val="OtherTok"/>
        </w:rPr>
        <w:t>&lt;-</w:t>
      </w:r>
      <w:r>
        <w:rPr>
          <w:rStyle w:val="NormalTok"/>
        </w:rPr>
        <w:t xml:space="preserve"> </w:t>
      </w:r>
      <w:r>
        <w:rPr>
          <w:rStyle w:val="FunctionTok"/>
        </w:rPr>
        <w:t>matrix</w:t>
      </w:r>
      <w:r>
        <w:rPr>
          <w:rStyle w:val="NormalTok"/>
        </w:rPr>
        <w:t xml:space="preserve">(muMat, </w:t>
      </w:r>
      <w:r>
        <w:rPr>
          <w:rStyle w:val="AttributeTok"/>
        </w:rPr>
        <w:t>nrow =</w:t>
      </w:r>
      <w:r>
        <w:rPr>
          <w:rStyle w:val="NormalTok"/>
        </w:rPr>
        <w:t xml:space="preserve"> </w:t>
      </w:r>
      <w:r>
        <w:rPr>
          <w:rStyle w:val="DecValTok"/>
        </w:rPr>
        <w:t>3</w:t>
      </w:r>
      <w:r>
        <w:rPr>
          <w:rStyle w:val="NormalTok"/>
        </w:rPr>
        <w:t xml:space="preserve">, </w:t>
      </w:r>
      <w:r>
        <w:rPr>
          <w:rStyle w:val="AttributeTok"/>
        </w:rPr>
        <w:t>ncol =</w:t>
      </w:r>
      <w:r>
        <w:rPr>
          <w:rStyle w:val="NormalTok"/>
        </w:rPr>
        <w:t xml:space="preserve"> </w:t>
      </w:r>
      <w:r>
        <w:rPr>
          <w:rStyle w:val="DecValTok"/>
        </w:rPr>
        <w:t>1</w:t>
      </w:r>
      <w:r>
        <w:rPr>
          <w:rStyle w:val="NormalTok"/>
        </w:rPr>
        <w:t xml:space="preserve">, </w:t>
      </w:r>
      <w:r>
        <w:rPr>
          <w:rStyle w:val="AttributeTok"/>
        </w:rPr>
        <w:t>byrow =</w:t>
      </w:r>
      <w:r>
        <w:rPr>
          <w:rStyle w:val="NormalTok"/>
        </w:rPr>
        <w:t xml:space="preserve"> </w:t>
      </w:r>
      <w:r>
        <w:rPr>
          <w:rStyle w:val="ConstantTok"/>
        </w:rPr>
        <w:t>TRUE</w:t>
      </w:r>
      <w:r>
        <w:rPr>
          <w:rStyle w:val="NormalTok"/>
        </w:rPr>
        <w:t>)</w:t>
      </w:r>
      <w:r>
        <w:br/>
      </w:r>
      <w:r>
        <w:rPr>
          <w:rStyle w:val="CommentTok"/>
        </w:rPr>
        <w:t># testing</w:t>
      </w:r>
      <w:r>
        <w:br/>
      </w:r>
      <w:r>
        <w:rPr>
          <w:rStyle w:val="NormalTok"/>
        </w:rPr>
        <w:t xml:space="preserve">crit </w:t>
      </w:r>
      <w:r>
        <w:rPr>
          <w:rStyle w:val="OtherTok"/>
        </w:rPr>
        <w:t>&lt;-</w:t>
      </w:r>
      <w:r>
        <w:rPr>
          <w:rStyle w:val="NormalTok"/>
        </w:rPr>
        <w:t xml:space="preserve"> </w:t>
      </w:r>
      <w:r>
        <w:rPr>
          <w:rStyle w:val="FunctionTok"/>
        </w:rPr>
        <w:t>qf</w:t>
      </w:r>
      <w:r>
        <w:rPr>
          <w:rStyle w:val="NormalTok"/>
        </w:rPr>
        <w:t>(</w:t>
      </w:r>
      <w:r>
        <w:rPr>
          <w:rStyle w:val="FloatTok"/>
        </w:rPr>
        <w:t>0.05</w:t>
      </w:r>
      <w:r>
        <w:rPr>
          <w:rStyle w:val="NormalTok"/>
        </w:rPr>
        <w:t xml:space="preserve">, </w:t>
      </w:r>
      <w:r>
        <w:rPr>
          <w:rStyle w:val="AttributeTok"/>
        </w:rPr>
        <w:t>df1 =</w:t>
      </w:r>
      <w:r>
        <w:rPr>
          <w:rStyle w:val="NormalTok"/>
        </w:rPr>
        <w:t xml:space="preserve"> n, </w:t>
      </w:r>
      <w:r>
        <w:rPr>
          <w:rStyle w:val="AttributeTok"/>
        </w:rPr>
        <w:t>df2 =</w:t>
      </w:r>
      <w:r>
        <w:rPr>
          <w:rStyle w:val="NormalTok"/>
        </w:rPr>
        <w:t xml:space="preserve"> p, </w:t>
      </w:r>
      <w:r>
        <w:rPr>
          <w:rStyle w:val="AttributeTok"/>
        </w:rPr>
        <w:t>lower.tail =</w:t>
      </w:r>
      <w:r>
        <w:rPr>
          <w:rStyle w:val="NormalTok"/>
        </w:rPr>
        <w:t xml:space="preserve"> </w:t>
      </w:r>
      <w:r>
        <w:rPr>
          <w:rStyle w:val="ConstantTok"/>
        </w:rPr>
        <w:t>FALSE</w:t>
      </w:r>
      <w:r>
        <w:rPr>
          <w:rStyle w:val="NormalTok"/>
        </w:rPr>
        <w:t>)</w:t>
      </w:r>
      <w:r>
        <w:br/>
      </w:r>
      <w:r>
        <w:rPr>
          <w:rStyle w:val="FunctionTok"/>
        </w:rPr>
        <w:t>cat</w:t>
      </w:r>
      <w:r>
        <w:rPr>
          <w:rStyle w:val="NormalTok"/>
        </w:rPr>
        <w:t>(</w:t>
      </w:r>
      <w:r>
        <w:rPr>
          <w:rStyle w:val="StringTok"/>
        </w:rPr>
        <w:t>"The critical region for this alpha is"</w:t>
      </w:r>
      <w:r>
        <w:rPr>
          <w:rStyle w:val="NormalTok"/>
        </w:rPr>
        <w:t xml:space="preserve">, crit, </w:t>
      </w:r>
      <w:r>
        <w:rPr>
          <w:rStyle w:val="StringTok"/>
        </w:rPr>
        <w:t>"</w:t>
      </w:r>
      <w:r>
        <w:rPr>
          <w:rStyle w:val="SpecialCharTok"/>
        </w:rPr>
        <w:t>\n</w:t>
      </w:r>
      <w:r>
        <w:rPr>
          <w:rStyle w:val="StringTok"/>
        </w:rPr>
        <w:t>"</w:t>
      </w:r>
      <w:r>
        <w:rPr>
          <w:rStyle w:val="NormalTok"/>
        </w:rPr>
        <w:t>)</w:t>
      </w:r>
      <w:r>
        <w:br/>
      </w:r>
      <w:r>
        <w:rPr>
          <w:rStyle w:val="FunctionTok"/>
        </w:rPr>
        <w:t>HotellingsT2Test</w:t>
      </w:r>
      <w:r>
        <w:rPr>
          <w:rStyle w:val="NormalTok"/>
        </w:rPr>
        <w:t xml:space="preserve">(college, </w:t>
      </w:r>
      <w:r>
        <w:rPr>
          <w:rStyle w:val="AttributeTok"/>
        </w:rPr>
        <w:t>mu =</w:t>
      </w:r>
      <w:r>
        <w:rPr>
          <w:rStyle w:val="NormalTok"/>
        </w:rPr>
        <w:t xml:space="preserve"> mu)</w:t>
      </w:r>
      <w:r>
        <w:br/>
      </w:r>
      <w:r>
        <w:rPr>
          <w:rStyle w:val="NormalTok"/>
        </w:rPr>
        <w:t xml:space="preserve">score </w:t>
      </w:r>
      <w:r>
        <w:rPr>
          <w:rStyle w:val="OtherTok"/>
        </w:rPr>
        <w:t>&lt;-</w:t>
      </w:r>
      <w:r>
        <w:rPr>
          <w:rStyle w:val="NormalTok"/>
        </w:rPr>
        <w:t xml:space="preserve"> </w:t>
      </w:r>
      <w:r>
        <w:rPr>
          <w:rStyle w:val="FunctionTok"/>
        </w:rPr>
        <w:t>as.matrix</w:t>
      </w:r>
      <w:r>
        <w:rPr>
          <w:rStyle w:val="NormalTok"/>
        </w:rPr>
        <w:t>(college)</w:t>
      </w:r>
      <w:r>
        <w:br/>
      </w:r>
      <w:r>
        <w:rPr>
          <w:rStyle w:val="CommentTok"/>
        </w:rPr>
        <w:t># xbar</w:t>
      </w:r>
      <w:r>
        <w:br/>
      </w:r>
      <w:r>
        <w:rPr>
          <w:rStyle w:val="NormalTok"/>
        </w:rPr>
        <w:t xml:space="preserve">one </w:t>
      </w:r>
      <w:r>
        <w:rPr>
          <w:rStyle w:val="OtherTok"/>
        </w:rPr>
        <w:t>&lt;-</w:t>
      </w:r>
      <w:r>
        <w:rPr>
          <w:rStyle w:val="NormalTok"/>
        </w:rPr>
        <w:t xml:space="preserve"> </w:t>
      </w:r>
      <w:r>
        <w:rPr>
          <w:rStyle w:val="FunctionTok"/>
        </w:rPr>
        <w:t>as.matrix</w:t>
      </w:r>
      <w:r>
        <w:rPr>
          <w:rStyle w:val="NormalTok"/>
        </w:rPr>
        <w:t>(</w:t>
      </w:r>
      <w:r>
        <w:rPr>
          <w:rStyle w:val="FunctionTok"/>
        </w:rPr>
        <w:t>rep</w:t>
      </w:r>
      <w:r>
        <w:rPr>
          <w:rStyle w:val="NormalTok"/>
        </w:rPr>
        <w:t>(</w:t>
      </w:r>
      <w:r>
        <w:rPr>
          <w:rStyle w:val="DecValTok"/>
        </w:rPr>
        <w:t>1</w:t>
      </w:r>
      <w:r>
        <w:rPr>
          <w:rStyle w:val="NormalTok"/>
        </w:rPr>
        <w:t>,</w:t>
      </w:r>
      <w:r>
        <w:rPr>
          <w:rStyle w:val="FunctionTok"/>
        </w:rPr>
        <w:t>dim</w:t>
      </w:r>
      <w:r>
        <w:rPr>
          <w:rStyle w:val="NormalTok"/>
        </w:rPr>
        <w:t>(score)[</w:t>
      </w:r>
      <w:r>
        <w:rPr>
          <w:rStyle w:val="DecValTok"/>
        </w:rPr>
        <w:t>1</w:t>
      </w:r>
      <w:r>
        <w:rPr>
          <w:rStyle w:val="NormalTok"/>
        </w:rPr>
        <w:t>]))</w:t>
      </w:r>
      <w:r>
        <w:br/>
      </w:r>
      <w:r>
        <w:rPr>
          <w:rStyle w:val="NormalTok"/>
        </w:rPr>
        <w:t xml:space="preserve">n </w:t>
      </w:r>
      <w:r>
        <w:rPr>
          <w:rStyle w:val="OtherTok"/>
        </w:rPr>
        <w:t>&lt;-</w:t>
      </w:r>
      <w:r>
        <w:rPr>
          <w:rStyle w:val="NormalTok"/>
        </w:rPr>
        <w:t xml:space="preserve"> </w:t>
      </w:r>
      <w:r>
        <w:rPr>
          <w:rStyle w:val="FunctionTok"/>
        </w:rPr>
        <w:t>dim</w:t>
      </w:r>
      <w:r>
        <w:rPr>
          <w:rStyle w:val="NormalTok"/>
        </w:rPr>
        <w:t>(score)[</w:t>
      </w:r>
      <w:r>
        <w:rPr>
          <w:rStyle w:val="DecValTok"/>
        </w:rPr>
        <w:t>1</w:t>
      </w:r>
      <w:r>
        <w:rPr>
          <w:rStyle w:val="NormalTok"/>
        </w:rPr>
        <w:t>]</w:t>
      </w:r>
      <w:r>
        <w:br/>
      </w:r>
      <w:r>
        <w:rPr>
          <w:rStyle w:val="NormalTok"/>
        </w:rPr>
        <w:t xml:space="preserve">xbar </w:t>
      </w:r>
      <w:r>
        <w:rPr>
          <w:rStyle w:val="OtherTok"/>
        </w:rPr>
        <w:t>&lt;-</w:t>
      </w:r>
      <w:r>
        <w:rPr>
          <w:rStyle w:val="NormalTok"/>
        </w:rPr>
        <w:t xml:space="preserve"> </w:t>
      </w:r>
      <w:r>
        <w:rPr>
          <w:rStyle w:val="DecValTok"/>
        </w:rPr>
        <w:t>1</w:t>
      </w:r>
      <w:r>
        <w:rPr>
          <w:rStyle w:val="SpecialCharTok"/>
        </w:rPr>
        <w:t>/</w:t>
      </w:r>
      <w:r>
        <w:rPr>
          <w:rStyle w:val="NormalTok"/>
        </w:rPr>
        <w:t xml:space="preserve">n </w:t>
      </w:r>
      <w:r>
        <w:rPr>
          <w:rStyle w:val="SpecialCharTok"/>
        </w:rPr>
        <w:t>*</w:t>
      </w:r>
      <w:r>
        <w:rPr>
          <w:rStyle w:val="NormalTok"/>
        </w:rPr>
        <w:t xml:space="preserve"> </w:t>
      </w:r>
      <w:r>
        <w:rPr>
          <w:rStyle w:val="FunctionTok"/>
        </w:rPr>
        <w:t>t</w:t>
      </w:r>
      <w:r>
        <w:rPr>
          <w:rStyle w:val="NormalTok"/>
        </w:rPr>
        <w:t>(score)</w:t>
      </w:r>
      <w:r>
        <w:rPr>
          <w:rStyle w:val="SpecialCharTok"/>
        </w:rPr>
        <w:t>%*%</w:t>
      </w:r>
      <w:r>
        <w:rPr>
          <w:rStyle w:val="NormalTok"/>
        </w:rPr>
        <w:t>one</w:t>
      </w:r>
      <w:r>
        <w:br/>
      </w:r>
      <w:r>
        <w:rPr>
          <w:rStyle w:val="CommentTok"/>
        </w:rPr>
        <w:t># covariance</w:t>
      </w:r>
      <w:r>
        <w:br/>
      </w:r>
      <w:r>
        <w:rPr>
          <w:rStyle w:val="NormalTok"/>
        </w:rPr>
        <w:t xml:space="preserve">mean_matrix </w:t>
      </w:r>
      <w:r>
        <w:rPr>
          <w:rStyle w:val="OtherTok"/>
        </w:rPr>
        <w:t>&lt;-</w:t>
      </w:r>
      <w:r>
        <w:rPr>
          <w:rStyle w:val="NormalTok"/>
        </w:rPr>
        <w:t xml:space="preserve"> </w:t>
      </w:r>
      <w:r>
        <w:rPr>
          <w:rStyle w:val="FunctionTok"/>
        </w:rPr>
        <w:t>matrix</w:t>
      </w:r>
      <w:r>
        <w:rPr>
          <w:rStyle w:val="NormalTok"/>
        </w:rPr>
        <w:t>(</w:t>
      </w:r>
      <w:r>
        <w:rPr>
          <w:rStyle w:val="AttributeTok"/>
        </w:rPr>
        <w:t>data =</w:t>
      </w:r>
      <w:r>
        <w:rPr>
          <w:rStyle w:val="NormalTok"/>
        </w:rPr>
        <w:t xml:space="preserve"> </w:t>
      </w:r>
      <w:r>
        <w:rPr>
          <w:rStyle w:val="DecValTok"/>
        </w:rPr>
        <w:t>1</w:t>
      </w:r>
      <w:r>
        <w:rPr>
          <w:rStyle w:val="NormalTok"/>
        </w:rPr>
        <w:t xml:space="preserve">, </w:t>
      </w:r>
      <w:r>
        <w:rPr>
          <w:rStyle w:val="AttributeTok"/>
        </w:rPr>
        <w:t>nrow =</w:t>
      </w:r>
      <w:r>
        <w:rPr>
          <w:rStyle w:val="NormalTok"/>
        </w:rPr>
        <w:t xml:space="preserve"> n)</w:t>
      </w:r>
      <w:r>
        <w:rPr>
          <w:rStyle w:val="SpecialCharTok"/>
        </w:rPr>
        <w:t>%*%</w:t>
      </w:r>
      <w:r>
        <w:rPr>
          <w:rStyle w:val="FunctionTok"/>
        </w:rPr>
        <w:t>cbind</w:t>
      </w:r>
      <w:r>
        <w:rPr>
          <w:rStyle w:val="NormalTok"/>
        </w:rPr>
        <w:t>(xbar[[</w:t>
      </w:r>
      <w:r>
        <w:rPr>
          <w:rStyle w:val="DecValTok"/>
        </w:rPr>
        <w:t>1</w:t>
      </w:r>
      <w:r>
        <w:rPr>
          <w:rStyle w:val="NormalTok"/>
        </w:rPr>
        <w:t>]], xbar[[</w:t>
      </w:r>
      <w:r>
        <w:rPr>
          <w:rStyle w:val="DecValTok"/>
        </w:rPr>
        <w:t>2</w:t>
      </w:r>
      <w:r>
        <w:rPr>
          <w:rStyle w:val="NormalTok"/>
        </w:rPr>
        <w:t>]], xbar[[</w:t>
      </w:r>
      <w:r>
        <w:rPr>
          <w:rStyle w:val="DecValTok"/>
        </w:rPr>
        <w:t>3</w:t>
      </w:r>
      <w:r>
        <w:rPr>
          <w:rStyle w:val="NormalTok"/>
        </w:rPr>
        <w:t>]])</w:t>
      </w:r>
      <w:r>
        <w:br/>
      </w:r>
      <w:r>
        <w:rPr>
          <w:rStyle w:val="NormalTok"/>
        </w:rPr>
        <w:t xml:space="preserve">xstar </w:t>
      </w:r>
      <w:r>
        <w:rPr>
          <w:rStyle w:val="OtherTok"/>
        </w:rPr>
        <w:t>&lt;-</w:t>
      </w:r>
      <w:r>
        <w:rPr>
          <w:rStyle w:val="NormalTok"/>
        </w:rPr>
        <w:t xml:space="preserve"> score </w:t>
      </w:r>
      <w:r>
        <w:rPr>
          <w:rStyle w:val="SpecialCharTok"/>
        </w:rPr>
        <w:t>-</w:t>
      </w:r>
      <w:r>
        <w:rPr>
          <w:rStyle w:val="NormalTok"/>
        </w:rPr>
        <w:t xml:space="preserve"> mean_matrix</w:t>
      </w:r>
      <w:r>
        <w:br/>
      </w:r>
      <w:r>
        <w:rPr>
          <w:rStyle w:val="NormalTok"/>
        </w:rPr>
        <w:t xml:space="preserve">covar </w:t>
      </w:r>
      <w:r>
        <w:rPr>
          <w:rStyle w:val="OtherTok"/>
        </w:rPr>
        <w:t>&lt;-</w:t>
      </w:r>
      <w:r>
        <w:rPr>
          <w:rStyle w:val="NormalTok"/>
        </w:rPr>
        <w:t xml:space="preserve"> </w:t>
      </w:r>
      <w:r>
        <w:rPr>
          <w:rStyle w:val="DecValTok"/>
        </w:rPr>
        <w:t>1</w:t>
      </w:r>
      <w:r>
        <w:rPr>
          <w:rStyle w:val="SpecialCharTok"/>
        </w:rPr>
        <w:t>/</w:t>
      </w:r>
      <w:r>
        <w:rPr>
          <w:rStyle w:val="NormalTok"/>
        </w:rPr>
        <w:t>(n</w:t>
      </w:r>
      <w:r>
        <w:rPr>
          <w:rStyle w:val="DecValTok"/>
        </w:rPr>
        <w:t>-1</w:t>
      </w:r>
      <w:r>
        <w:rPr>
          <w:rStyle w:val="NormalTok"/>
        </w:rPr>
        <w:t>)</w:t>
      </w:r>
      <w:r>
        <w:rPr>
          <w:rStyle w:val="SpecialCharTok"/>
        </w:rPr>
        <w:t>*</w:t>
      </w:r>
      <w:r>
        <w:rPr>
          <w:rStyle w:val="FunctionTok"/>
        </w:rPr>
        <w:t>t</w:t>
      </w:r>
      <w:r>
        <w:rPr>
          <w:rStyle w:val="NormalTok"/>
        </w:rPr>
        <w:t>(xstar)</w:t>
      </w:r>
      <w:r>
        <w:rPr>
          <w:rStyle w:val="SpecialCharTok"/>
        </w:rPr>
        <w:t>%*%</w:t>
      </w:r>
      <w:r>
        <w:rPr>
          <w:rStyle w:val="NormalTok"/>
        </w:rPr>
        <w:t>xstar</w:t>
      </w:r>
      <w:r>
        <w:br/>
      </w:r>
      <w:r>
        <w:rPr>
          <w:rStyle w:val="CommentTok"/>
        </w:rPr>
        <w:t># inverse</w:t>
      </w:r>
      <w:r>
        <w:br/>
      </w:r>
      <w:r>
        <w:rPr>
          <w:rStyle w:val="NormalTok"/>
        </w:rPr>
        <w:lastRenderedPageBreak/>
        <w:t xml:space="preserve">inv </w:t>
      </w:r>
      <w:r>
        <w:rPr>
          <w:rStyle w:val="OtherTok"/>
        </w:rPr>
        <w:t>&lt;-</w:t>
      </w:r>
      <w:r>
        <w:rPr>
          <w:rStyle w:val="NormalTok"/>
        </w:rPr>
        <w:t xml:space="preserve"> </w:t>
      </w:r>
      <w:r>
        <w:rPr>
          <w:rStyle w:val="FunctionTok"/>
        </w:rPr>
        <w:t>solve</w:t>
      </w:r>
      <w:r>
        <w:rPr>
          <w:rStyle w:val="NormalTok"/>
        </w:rPr>
        <w:t>(covar)</w:t>
      </w:r>
      <w:r>
        <w:br/>
      </w:r>
      <w:r>
        <w:rPr>
          <w:rStyle w:val="CommentTok"/>
        </w:rPr>
        <w:t># eigen</w:t>
      </w:r>
      <w:r>
        <w:br/>
      </w:r>
      <w:r>
        <w:rPr>
          <w:rStyle w:val="NormalTok"/>
        </w:rPr>
        <w:t xml:space="preserve">eigen </w:t>
      </w:r>
      <w:r>
        <w:rPr>
          <w:rStyle w:val="OtherTok"/>
        </w:rPr>
        <w:t>&lt;-</w:t>
      </w:r>
      <w:r>
        <w:rPr>
          <w:rStyle w:val="NormalTok"/>
        </w:rPr>
        <w:t xml:space="preserve"> </w:t>
      </w:r>
      <w:r>
        <w:rPr>
          <w:rStyle w:val="FunctionTok"/>
        </w:rPr>
        <w:t>eigen</w:t>
      </w:r>
      <w:r>
        <w:rPr>
          <w:rStyle w:val="NormalTok"/>
        </w:rPr>
        <w:t>(covar)</w:t>
      </w:r>
      <w:r>
        <w:br/>
      </w:r>
      <w:r>
        <w:rPr>
          <w:rStyle w:val="NormalTok"/>
        </w:rPr>
        <w:t xml:space="preserve">eigenval </w:t>
      </w:r>
      <w:r>
        <w:rPr>
          <w:rStyle w:val="OtherTok"/>
        </w:rPr>
        <w:t>&lt;-</w:t>
      </w:r>
      <w:r>
        <w:rPr>
          <w:rStyle w:val="NormalTok"/>
        </w:rPr>
        <w:t xml:space="preserve"> eigen</w:t>
      </w:r>
      <w:r>
        <w:rPr>
          <w:rStyle w:val="SpecialCharTok"/>
        </w:rPr>
        <w:t>$</w:t>
      </w:r>
      <w:r>
        <w:rPr>
          <w:rStyle w:val="NormalTok"/>
        </w:rPr>
        <w:t>values</w:t>
      </w:r>
      <w:r>
        <w:br/>
      </w:r>
      <w:r>
        <w:rPr>
          <w:rStyle w:val="NormalTok"/>
        </w:rPr>
        <w:t xml:space="preserve">eigenvec </w:t>
      </w:r>
      <w:r>
        <w:rPr>
          <w:rStyle w:val="OtherTok"/>
        </w:rPr>
        <w:t>&lt;-</w:t>
      </w:r>
      <w:r>
        <w:rPr>
          <w:rStyle w:val="NormalTok"/>
        </w:rPr>
        <w:t xml:space="preserve"> eigen</w:t>
      </w:r>
      <w:r>
        <w:rPr>
          <w:rStyle w:val="SpecialCharTok"/>
        </w:rPr>
        <w:t>$</w:t>
      </w:r>
      <w:r>
        <w:rPr>
          <w:rStyle w:val="NormalTok"/>
        </w:rPr>
        <w:t>vectors</w:t>
      </w:r>
      <w:r>
        <w:br/>
      </w:r>
      <w:r>
        <w:rPr>
          <w:rStyle w:val="FunctionTok"/>
        </w:rPr>
        <w:t>cat</w:t>
      </w:r>
      <w:r>
        <w:rPr>
          <w:rStyle w:val="NormalTok"/>
        </w:rPr>
        <w:t>(</w:t>
      </w:r>
      <w:r>
        <w:rPr>
          <w:rStyle w:val="StringTok"/>
        </w:rPr>
        <w:t>"["</w:t>
      </w:r>
      <w:r>
        <w:rPr>
          <w:rStyle w:val="NormalTok"/>
        </w:rPr>
        <w:t>,eigenvec[,</w:t>
      </w:r>
      <w:r>
        <w:rPr>
          <w:rStyle w:val="DecValTok"/>
        </w:rPr>
        <w:t>1</w:t>
      </w:r>
      <w:r>
        <w:rPr>
          <w:rStyle w:val="NormalTok"/>
        </w:rPr>
        <w:t>],</w:t>
      </w:r>
      <w:r>
        <w:rPr>
          <w:rStyle w:val="StringTok"/>
        </w:rPr>
        <w:t>"]"</w:t>
      </w:r>
      <w:r>
        <w:rPr>
          <w:rStyle w:val="NormalTok"/>
        </w:rPr>
        <w:t>)</w:t>
      </w:r>
      <w:r>
        <w:br/>
      </w:r>
      <w:r>
        <w:rPr>
          <w:rStyle w:val="FunctionTok"/>
        </w:rPr>
        <w:t>cat</w:t>
      </w:r>
      <w:r>
        <w:rPr>
          <w:rStyle w:val="NormalTok"/>
        </w:rPr>
        <w:t>(</w:t>
      </w:r>
      <w:r>
        <w:rPr>
          <w:rStyle w:val="StringTok"/>
        </w:rPr>
        <w:t>"["</w:t>
      </w:r>
      <w:r>
        <w:rPr>
          <w:rStyle w:val="NormalTok"/>
        </w:rPr>
        <w:t>,eigenvec[,</w:t>
      </w:r>
      <w:r>
        <w:rPr>
          <w:rStyle w:val="DecValTok"/>
        </w:rPr>
        <w:t>2</w:t>
      </w:r>
      <w:r>
        <w:rPr>
          <w:rStyle w:val="NormalTok"/>
        </w:rPr>
        <w:t>],</w:t>
      </w:r>
      <w:r>
        <w:rPr>
          <w:rStyle w:val="StringTok"/>
        </w:rPr>
        <w:t>"]"</w:t>
      </w:r>
      <w:r>
        <w:rPr>
          <w:rStyle w:val="NormalTok"/>
        </w:rPr>
        <w:t>)</w:t>
      </w:r>
      <w:r>
        <w:br/>
      </w:r>
      <w:r>
        <w:rPr>
          <w:rStyle w:val="FunctionTok"/>
        </w:rPr>
        <w:t>cat</w:t>
      </w:r>
      <w:r>
        <w:rPr>
          <w:rStyle w:val="NormalTok"/>
        </w:rPr>
        <w:t>(</w:t>
      </w:r>
      <w:r>
        <w:rPr>
          <w:rStyle w:val="StringTok"/>
        </w:rPr>
        <w:t>"["</w:t>
      </w:r>
      <w:r>
        <w:rPr>
          <w:rStyle w:val="NormalTok"/>
        </w:rPr>
        <w:t>,eigenvec[,</w:t>
      </w:r>
      <w:r>
        <w:rPr>
          <w:rStyle w:val="DecValTok"/>
        </w:rPr>
        <w:t>3</w:t>
      </w:r>
      <w:r>
        <w:rPr>
          <w:rStyle w:val="NormalTok"/>
        </w:rPr>
        <w:t>],</w:t>
      </w:r>
      <w:r>
        <w:rPr>
          <w:rStyle w:val="StringTok"/>
        </w:rPr>
        <w:t>"]"</w:t>
      </w:r>
      <w:r>
        <w:rPr>
          <w:rStyle w:val="NormalTok"/>
        </w:rPr>
        <w:t>)</w:t>
      </w:r>
      <w:r>
        <w:br/>
      </w:r>
      <w:r>
        <w:rPr>
          <w:rStyle w:val="CommentTok"/>
        </w:rPr>
        <w:t># function</w:t>
      </w:r>
      <w:r>
        <w:br/>
      </w:r>
      <w:r>
        <w:rPr>
          <w:rStyle w:val="NormalTok"/>
        </w:rPr>
        <w:t xml:space="preserve">axis_length </w:t>
      </w:r>
      <w:r>
        <w:rPr>
          <w:rStyle w:val="OtherTok"/>
        </w:rPr>
        <w:t>&lt;-</w:t>
      </w:r>
      <w:r>
        <w:rPr>
          <w:rStyle w:val="NormalTok"/>
        </w:rPr>
        <w:t xml:space="preserve"> </w:t>
      </w:r>
      <w:r>
        <w:rPr>
          <w:rStyle w:val="ControlFlowTok"/>
        </w:rPr>
        <w:t>function</w:t>
      </w:r>
      <w:r>
        <w:rPr>
          <w:rStyle w:val="NormalTok"/>
        </w:rPr>
        <w:t xml:space="preserve">(lambda, n, p, </w:t>
      </w:r>
      <w:r>
        <w:rPr>
          <w:rStyle w:val="AttributeTok"/>
        </w:rPr>
        <w:t>alpha =</w:t>
      </w:r>
      <w:r>
        <w:rPr>
          <w:rStyle w:val="NormalTok"/>
        </w:rPr>
        <w:t xml:space="preserve"> .</w:t>
      </w:r>
      <w:r>
        <w:rPr>
          <w:rStyle w:val="DecValTok"/>
        </w:rPr>
        <w:t>95</w:t>
      </w:r>
      <w:r>
        <w:rPr>
          <w:rStyle w:val="NormalTok"/>
        </w:rPr>
        <w:t>) {</w:t>
      </w:r>
      <w:r>
        <w:br/>
      </w:r>
      <w:r>
        <w:rPr>
          <w:rStyle w:val="FunctionTok"/>
        </w:rPr>
        <w:t>return</w:t>
      </w:r>
      <w:r>
        <w:rPr>
          <w:rStyle w:val="NormalTok"/>
        </w:rPr>
        <w:t>(</w:t>
      </w:r>
      <w:r>
        <w:rPr>
          <w:rStyle w:val="FunctionTok"/>
        </w:rPr>
        <w:t>sqrt</w:t>
      </w:r>
      <w:r>
        <w:rPr>
          <w:rStyle w:val="NormalTok"/>
        </w:rPr>
        <w:t>(lambda</w:t>
      </w:r>
      <w:r>
        <w:rPr>
          <w:rStyle w:val="SpecialCharTok"/>
        </w:rPr>
        <w:t>*</w:t>
      </w:r>
      <w:r>
        <w:rPr>
          <w:rStyle w:val="NormalTok"/>
        </w:rPr>
        <w:t>(p</w:t>
      </w:r>
      <w:r>
        <w:rPr>
          <w:rStyle w:val="SpecialCharTok"/>
        </w:rPr>
        <w:t>*</w:t>
      </w:r>
      <w:r>
        <w:rPr>
          <w:rStyle w:val="NormalTok"/>
        </w:rPr>
        <w:t>(n</w:t>
      </w:r>
      <w:r>
        <w:rPr>
          <w:rStyle w:val="DecValTok"/>
        </w:rPr>
        <w:t>-1</w:t>
      </w:r>
      <w:r>
        <w:rPr>
          <w:rStyle w:val="NormalTok"/>
        </w:rPr>
        <w:t>))</w:t>
      </w:r>
      <w:r>
        <w:rPr>
          <w:rStyle w:val="SpecialCharTok"/>
        </w:rPr>
        <w:t>/</w:t>
      </w:r>
      <w:r>
        <w:rPr>
          <w:rStyle w:val="NormalTok"/>
        </w:rPr>
        <w:t>(n</w:t>
      </w:r>
      <w:r>
        <w:rPr>
          <w:rStyle w:val="SpecialCharTok"/>
        </w:rPr>
        <w:t>*</w:t>
      </w:r>
      <w:r>
        <w:rPr>
          <w:rStyle w:val="NormalTok"/>
        </w:rPr>
        <w:t>(n</w:t>
      </w:r>
      <w:r>
        <w:rPr>
          <w:rStyle w:val="SpecialCharTok"/>
        </w:rPr>
        <w:t>-</w:t>
      </w:r>
      <w:r>
        <w:rPr>
          <w:rStyle w:val="NormalTok"/>
        </w:rPr>
        <w:t>p))</w:t>
      </w:r>
      <w:r>
        <w:rPr>
          <w:rStyle w:val="SpecialCharTok"/>
        </w:rPr>
        <w:t>*</w:t>
      </w:r>
      <w:r>
        <w:rPr>
          <w:rStyle w:val="FunctionTok"/>
        </w:rPr>
        <w:t>qf</w:t>
      </w:r>
      <w:r>
        <w:rPr>
          <w:rStyle w:val="NormalTok"/>
        </w:rPr>
        <w:t>(alpha, p, n</w:t>
      </w:r>
      <w:r>
        <w:rPr>
          <w:rStyle w:val="SpecialCharTok"/>
        </w:rPr>
        <w:t>-</w:t>
      </w:r>
      <w:r>
        <w:rPr>
          <w:rStyle w:val="NormalTok"/>
        </w:rPr>
        <w:t>p)))</w:t>
      </w:r>
      <w:r>
        <w:br/>
      </w:r>
      <w:r>
        <w:rPr>
          <w:rStyle w:val="NormalTok"/>
        </w:rPr>
        <w:t>}</w:t>
      </w:r>
      <w:r>
        <w:br/>
      </w:r>
      <w:r>
        <w:rPr>
          <w:rStyle w:val="CommentTok"/>
        </w:rPr>
        <w:t># axis length</w:t>
      </w:r>
      <w:r>
        <w:br/>
      </w:r>
      <w:r>
        <w:rPr>
          <w:rStyle w:val="NormalTok"/>
        </w:rPr>
        <w:t xml:space="preserve">ax1 </w:t>
      </w:r>
      <w:r>
        <w:rPr>
          <w:rStyle w:val="OtherTok"/>
        </w:rPr>
        <w:t>&lt;-</w:t>
      </w:r>
      <w:r>
        <w:rPr>
          <w:rStyle w:val="NormalTok"/>
        </w:rPr>
        <w:t xml:space="preserve"> </w:t>
      </w:r>
      <w:r>
        <w:rPr>
          <w:rStyle w:val="FunctionTok"/>
        </w:rPr>
        <w:t>axis_length</w:t>
      </w:r>
      <w:r>
        <w:rPr>
          <w:rStyle w:val="NormalTok"/>
        </w:rPr>
        <w:t>(eigenval[</w:t>
      </w:r>
      <w:r>
        <w:rPr>
          <w:rStyle w:val="DecValTok"/>
        </w:rPr>
        <w:t>1</w:t>
      </w:r>
      <w:r>
        <w:rPr>
          <w:rStyle w:val="NormalTok"/>
        </w:rPr>
        <w:t>], n, p)</w:t>
      </w:r>
      <w:r>
        <w:br/>
      </w:r>
      <w:r>
        <w:rPr>
          <w:rStyle w:val="NormalTok"/>
        </w:rPr>
        <w:t xml:space="preserve">ax2 </w:t>
      </w:r>
      <w:r>
        <w:rPr>
          <w:rStyle w:val="OtherTok"/>
        </w:rPr>
        <w:t>&lt;-</w:t>
      </w:r>
      <w:r>
        <w:rPr>
          <w:rStyle w:val="NormalTok"/>
        </w:rPr>
        <w:t xml:space="preserve"> </w:t>
      </w:r>
      <w:r>
        <w:rPr>
          <w:rStyle w:val="FunctionTok"/>
        </w:rPr>
        <w:t>axis_length</w:t>
      </w:r>
      <w:r>
        <w:rPr>
          <w:rStyle w:val="NormalTok"/>
        </w:rPr>
        <w:t>(eigenval[</w:t>
      </w:r>
      <w:r>
        <w:rPr>
          <w:rStyle w:val="DecValTok"/>
        </w:rPr>
        <w:t>2</w:t>
      </w:r>
      <w:r>
        <w:rPr>
          <w:rStyle w:val="NormalTok"/>
        </w:rPr>
        <w:t>], n, p)</w:t>
      </w:r>
      <w:r>
        <w:br/>
      </w:r>
      <w:r>
        <w:rPr>
          <w:rStyle w:val="NormalTok"/>
        </w:rPr>
        <w:t xml:space="preserve">ax3 </w:t>
      </w:r>
      <w:r>
        <w:rPr>
          <w:rStyle w:val="OtherTok"/>
        </w:rPr>
        <w:t>&lt;-</w:t>
      </w:r>
      <w:r>
        <w:rPr>
          <w:rStyle w:val="NormalTok"/>
        </w:rPr>
        <w:t xml:space="preserve"> </w:t>
      </w:r>
      <w:r>
        <w:rPr>
          <w:rStyle w:val="FunctionTok"/>
        </w:rPr>
        <w:t>axis_length</w:t>
      </w:r>
      <w:r>
        <w:rPr>
          <w:rStyle w:val="NormalTok"/>
        </w:rPr>
        <w:t>(eigenval[</w:t>
      </w:r>
      <w:r>
        <w:rPr>
          <w:rStyle w:val="DecValTok"/>
        </w:rPr>
        <w:t>3</w:t>
      </w:r>
      <w:r>
        <w:rPr>
          <w:rStyle w:val="NormalTok"/>
        </w:rPr>
        <w:t>], n, p)</w:t>
      </w:r>
      <w:r>
        <w:br/>
      </w:r>
      <w:r>
        <w:rPr>
          <w:rStyle w:val="CommentTok"/>
        </w:rPr>
        <w:t># cat</w:t>
      </w:r>
      <w:r>
        <w:br/>
      </w:r>
      <w:r>
        <w:rPr>
          <w:rStyle w:val="FunctionTok"/>
        </w:rPr>
        <w:t>cat</w:t>
      </w:r>
      <w:r>
        <w:rPr>
          <w:rStyle w:val="NormalTok"/>
        </w:rPr>
        <w:t>(</w:t>
      </w:r>
      <w:r>
        <w:rPr>
          <w:rStyle w:val="StringTok"/>
        </w:rPr>
        <w:t>"The axis length of social science &amp; history is"</w:t>
      </w:r>
      <w:r>
        <w:rPr>
          <w:rStyle w:val="NormalTok"/>
        </w:rPr>
        <w:t xml:space="preserve">, ax1, </w:t>
      </w:r>
      <w:r>
        <w:rPr>
          <w:rStyle w:val="StringTok"/>
        </w:rPr>
        <w:t>"</w:t>
      </w:r>
      <w:r>
        <w:rPr>
          <w:rStyle w:val="SpecialCharTok"/>
        </w:rPr>
        <w:t>\n</w:t>
      </w:r>
      <w:r>
        <w:rPr>
          <w:rStyle w:val="StringTok"/>
        </w:rPr>
        <w:t>"</w:t>
      </w:r>
      <w:r>
        <w:rPr>
          <w:rStyle w:val="NormalTok"/>
        </w:rPr>
        <w:t>)</w:t>
      </w:r>
      <w:r>
        <w:br/>
      </w:r>
      <w:r>
        <w:rPr>
          <w:rStyle w:val="FunctionTok"/>
        </w:rPr>
        <w:t>cat</w:t>
      </w:r>
      <w:r>
        <w:rPr>
          <w:rStyle w:val="NormalTok"/>
        </w:rPr>
        <w:t>(</w:t>
      </w:r>
      <w:r>
        <w:rPr>
          <w:rStyle w:val="StringTok"/>
        </w:rPr>
        <w:t>"The axis length of verbal is"</w:t>
      </w:r>
      <w:r>
        <w:rPr>
          <w:rStyle w:val="NormalTok"/>
        </w:rPr>
        <w:t xml:space="preserve">, ax2, </w:t>
      </w:r>
      <w:r>
        <w:rPr>
          <w:rStyle w:val="StringTok"/>
        </w:rPr>
        <w:t>"</w:t>
      </w:r>
      <w:r>
        <w:rPr>
          <w:rStyle w:val="SpecialCharTok"/>
        </w:rPr>
        <w:t>\n</w:t>
      </w:r>
      <w:r>
        <w:rPr>
          <w:rStyle w:val="StringTok"/>
        </w:rPr>
        <w:t>"</w:t>
      </w:r>
      <w:r>
        <w:rPr>
          <w:rStyle w:val="NormalTok"/>
        </w:rPr>
        <w:t>)</w:t>
      </w:r>
      <w:r>
        <w:br/>
      </w:r>
      <w:r>
        <w:rPr>
          <w:rStyle w:val="FunctionTok"/>
        </w:rPr>
        <w:t>cat</w:t>
      </w:r>
      <w:r>
        <w:rPr>
          <w:rStyle w:val="NormalTok"/>
        </w:rPr>
        <w:t>(</w:t>
      </w:r>
      <w:r>
        <w:rPr>
          <w:rStyle w:val="StringTok"/>
        </w:rPr>
        <w:t>"The axis length of science is"</w:t>
      </w:r>
      <w:r>
        <w:rPr>
          <w:rStyle w:val="NormalTok"/>
        </w:rPr>
        <w:t>, ax3)</w:t>
      </w:r>
      <w:r>
        <w:br/>
      </w:r>
      <w:r>
        <w:rPr>
          <w:rStyle w:val="FunctionTok"/>
        </w:rPr>
        <w:t>par</w:t>
      </w:r>
      <w:r>
        <w:rPr>
          <w:rStyle w:val="NormalTok"/>
        </w:rPr>
        <w:t>(</w:t>
      </w:r>
      <w:r>
        <w:rPr>
          <w:rStyle w:val="AttributeTok"/>
        </w:rPr>
        <w:t>mfrow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CommentTok"/>
        </w:rPr>
        <w:t># x1</w:t>
      </w:r>
      <w:r>
        <w:br/>
      </w:r>
      <w:r>
        <w:rPr>
          <w:rStyle w:val="FunctionTok"/>
        </w:rPr>
        <w:t>qqnorm</w:t>
      </w:r>
      <w:r>
        <w:rPr>
          <w:rStyle w:val="NormalTok"/>
        </w:rPr>
        <w:t xml:space="preserve">(x1, </w:t>
      </w:r>
      <w:r>
        <w:rPr>
          <w:rStyle w:val="AttributeTok"/>
        </w:rPr>
        <w:t>main =</w:t>
      </w:r>
      <w:r>
        <w:rPr>
          <w:rStyle w:val="NormalTok"/>
        </w:rPr>
        <w:t xml:space="preserve"> </w:t>
      </w:r>
      <w:r>
        <w:rPr>
          <w:rStyle w:val="StringTok"/>
        </w:rPr>
        <w:t>"Social Science &amp; History"</w:t>
      </w:r>
      <w:r>
        <w:rPr>
          <w:rStyle w:val="NormalTok"/>
        </w:rPr>
        <w:t>)</w:t>
      </w:r>
      <w:r>
        <w:br/>
      </w:r>
      <w:r>
        <w:rPr>
          <w:rStyle w:val="FunctionTok"/>
        </w:rPr>
        <w:t>qqline</w:t>
      </w:r>
      <w:r>
        <w:rPr>
          <w:rStyle w:val="NormalTok"/>
        </w:rPr>
        <w:t xml:space="preserve">(x1, </w:t>
      </w:r>
      <w:r>
        <w:rPr>
          <w:rStyle w:val="AttributeTok"/>
        </w:rPr>
        <w:t>col =</w:t>
      </w:r>
      <w:r>
        <w:rPr>
          <w:rStyle w:val="NormalTok"/>
        </w:rPr>
        <w:t xml:space="preserve"> </w:t>
      </w:r>
      <w:r>
        <w:rPr>
          <w:rStyle w:val="StringTok"/>
        </w:rPr>
        <w:t>"orangered2"</w:t>
      </w:r>
      <w:r>
        <w:rPr>
          <w:rStyle w:val="NormalTok"/>
        </w:rPr>
        <w:t xml:space="preserve">, </w:t>
      </w:r>
      <w:r>
        <w:rPr>
          <w:rStyle w:val="AttributeTok"/>
        </w:rPr>
        <w:t>lwd =</w:t>
      </w:r>
      <w:r>
        <w:rPr>
          <w:rStyle w:val="NormalTok"/>
        </w:rPr>
        <w:t xml:space="preserve"> </w:t>
      </w:r>
      <w:r>
        <w:rPr>
          <w:rStyle w:val="DecValTok"/>
        </w:rPr>
        <w:t>2</w:t>
      </w:r>
      <w:r>
        <w:rPr>
          <w:rStyle w:val="NormalTok"/>
        </w:rPr>
        <w:t>)</w:t>
      </w:r>
      <w:r>
        <w:br/>
      </w:r>
      <w:r>
        <w:rPr>
          <w:rStyle w:val="FunctionTok"/>
        </w:rPr>
        <w:t>qqPlot</w:t>
      </w:r>
      <w:r>
        <w:rPr>
          <w:rStyle w:val="NormalTok"/>
        </w:rPr>
        <w:t xml:space="preserve">(x1, </w:t>
      </w:r>
      <w:r>
        <w:rPr>
          <w:rStyle w:val="AttributeTok"/>
        </w:rPr>
        <w:t>main =</w:t>
      </w:r>
      <w:r>
        <w:rPr>
          <w:rStyle w:val="NormalTok"/>
        </w:rPr>
        <w:t xml:space="preserve"> </w:t>
      </w:r>
      <w:r>
        <w:rPr>
          <w:rStyle w:val="StringTok"/>
        </w:rPr>
        <w:t>"Social Science &amp; History"</w:t>
      </w:r>
      <w:r>
        <w:rPr>
          <w:rStyle w:val="NormalTok"/>
        </w:rPr>
        <w:t>)</w:t>
      </w:r>
      <w:r>
        <w:br/>
      </w:r>
      <w:r>
        <w:rPr>
          <w:rStyle w:val="CommentTok"/>
        </w:rPr>
        <w:t># x2</w:t>
      </w:r>
      <w:r>
        <w:br/>
      </w:r>
      <w:r>
        <w:rPr>
          <w:rStyle w:val="FunctionTok"/>
        </w:rPr>
        <w:t>qqnorm</w:t>
      </w:r>
      <w:r>
        <w:rPr>
          <w:rStyle w:val="NormalTok"/>
        </w:rPr>
        <w:t xml:space="preserve">(x2, </w:t>
      </w:r>
      <w:r>
        <w:rPr>
          <w:rStyle w:val="AttributeTok"/>
        </w:rPr>
        <w:t>main =</w:t>
      </w:r>
      <w:r>
        <w:rPr>
          <w:rStyle w:val="NormalTok"/>
        </w:rPr>
        <w:t xml:space="preserve"> </w:t>
      </w:r>
      <w:r>
        <w:rPr>
          <w:rStyle w:val="StringTok"/>
        </w:rPr>
        <w:t>"Verbal"</w:t>
      </w:r>
      <w:r>
        <w:rPr>
          <w:rStyle w:val="NormalTok"/>
        </w:rPr>
        <w:t>)</w:t>
      </w:r>
      <w:r>
        <w:br/>
      </w:r>
      <w:r>
        <w:rPr>
          <w:rStyle w:val="FunctionTok"/>
        </w:rPr>
        <w:t>qqline</w:t>
      </w:r>
      <w:r>
        <w:rPr>
          <w:rStyle w:val="NormalTok"/>
        </w:rPr>
        <w:t xml:space="preserve">(x2, </w:t>
      </w:r>
      <w:r>
        <w:rPr>
          <w:rStyle w:val="AttributeTok"/>
        </w:rPr>
        <w:t>col =</w:t>
      </w:r>
      <w:r>
        <w:rPr>
          <w:rStyle w:val="NormalTok"/>
        </w:rPr>
        <w:t xml:space="preserve"> </w:t>
      </w:r>
      <w:r>
        <w:rPr>
          <w:rStyle w:val="StringTok"/>
        </w:rPr>
        <w:t>"darkviolet"</w:t>
      </w:r>
      <w:r>
        <w:rPr>
          <w:rStyle w:val="NormalTok"/>
        </w:rPr>
        <w:t xml:space="preserve">, </w:t>
      </w:r>
      <w:r>
        <w:rPr>
          <w:rStyle w:val="AttributeTok"/>
        </w:rPr>
        <w:t>lwd =</w:t>
      </w:r>
      <w:r>
        <w:rPr>
          <w:rStyle w:val="NormalTok"/>
        </w:rPr>
        <w:t xml:space="preserve"> </w:t>
      </w:r>
      <w:r>
        <w:rPr>
          <w:rStyle w:val="DecValTok"/>
        </w:rPr>
        <w:t>2</w:t>
      </w:r>
      <w:r>
        <w:rPr>
          <w:rStyle w:val="NormalTok"/>
        </w:rPr>
        <w:t>)</w:t>
      </w:r>
      <w:r>
        <w:br/>
      </w:r>
      <w:r>
        <w:rPr>
          <w:rStyle w:val="FunctionTok"/>
        </w:rPr>
        <w:t>qqPlot</w:t>
      </w:r>
      <w:r>
        <w:rPr>
          <w:rStyle w:val="NormalTok"/>
        </w:rPr>
        <w:t xml:space="preserve">(x2, </w:t>
      </w:r>
      <w:r>
        <w:rPr>
          <w:rStyle w:val="AttributeTok"/>
        </w:rPr>
        <w:t>main =</w:t>
      </w:r>
      <w:r>
        <w:rPr>
          <w:rStyle w:val="NormalTok"/>
        </w:rPr>
        <w:t xml:space="preserve"> </w:t>
      </w:r>
      <w:r>
        <w:rPr>
          <w:rStyle w:val="StringTok"/>
        </w:rPr>
        <w:t>"Verbal"</w:t>
      </w:r>
      <w:r>
        <w:rPr>
          <w:rStyle w:val="NormalTok"/>
        </w:rPr>
        <w:t>)</w:t>
      </w:r>
      <w:r>
        <w:br/>
      </w:r>
      <w:r>
        <w:rPr>
          <w:rStyle w:val="CommentTok"/>
        </w:rPr>
        <w:t># x3</w:t>
      </w:r>
      <w:r>
        <w:br/>
      </w:r>
      <w:r>
        <w:rPr>
          <w:rStyle w:val="FunctionTok"/>
        </w:rPr>
        <w:t>qqnorm</w:t>
      </w:r>
      <w:r>
        <w:rPr>
          <w:rStyle w:val="NormalTok"/>
        </w:rPr>
        <w:t xml:space="preserve">(x3, </w:t>
      </w:r>
      <w:r>
        <w:rPr>
          <w:rStyle w:val="AttributeTok"/>
        </w:rPr>
        <w:t>main =</w:t>
      </w:r>
      <w:r>
        <w:rPr>
          <w:rStyle w:val="NormalTok"/>
        </w:rPr>
        <w:t xml:space="preserve"> </w:t>
      </w:r>
      <w:r>
        <w:rPr>
          <w:rStyle w:val="StringTok"/>
        </w:rPr>
        <w:t>"Science"</w:t>
      </w:r>
      <w:r>
        <w:rPr>
          <w:rStyle w:val="NormalTok"/>
        </w:rPr>
        <w:t>)</w:t>
      </w:r>
      <w:r>
        <w:br/>
      </w:r>
      <w:r>
        <w:rPr>
          <w:rStyle w:val="FunctionTok"/>
        </w:rPr>
        <w:t>qqline</w:t>
      </w:r>
      <w:r>
        <w:rPr>
          <w:rStyle w:val="NormalTok"/>
        </w:rPr>
        <w:t xml:space="preserve">(x3, </w:t>
      </w:r>
      <w:r>
        <w:rPr>
          <w:rStyle w:val="AttributeTok"/>
        </w:rPr>
        <w:t>col =</w:t>
      </w:r>
      <w:r>
        <w:rPr>
          <w:rStyle w:val="NormalTok"/>
        </w:rPr>
        <w:t xml:space="preserve"> </w:t>
      </w:r>
      <w:r>
        <w:rPr>
          <w:rStyle w:val="StringTok"/>
        </w:rPr>
        <w:t>"springgreen4"</w:t>
      </w:r>
      <w:r>
        <w:rPr>
          <w:rStyle w:val="NormalTok"/>
        </w:rPr>
        <w:t xml:space="preserve">, </w:t>
      </w:r>
      <w:r>
        <w:rPr>
          <w:rStyle w:val="AttributeTok"/>
        </w:rPr>
        <w:t>lwd =</w:t>
      </w:r>
      <w:r>
        <w:rPr>
          <w:rStyle w:val="NormalTok"/>
        </w:rPr>
        <w:t xml:space="preserve"> </w:t>
      </w:r>
      <w:r>
        <w:rPr>
          <w:rStyle w:val="DecValTok"/>
        </w:rPr>
        <w:t>2</w:t>
      </w:r>
      <w:r>
        <w:rPr>
          <w:rStyle w:val="NormalTok"/>
        </w:rPr>
        <w:t>)</w:t>
      </w:r>
      <w:r>
        <w:br/>
      </w:r>
      <w:r>
        <w:rPr>
          <w:rStyle w:val="FunctionTok"/>
        </w:rPr>
        <w:t>qqPlot</w:t>
      </w:r>
      <w:r>
        <w:rPr>
          <w:rStyle w:val="NormalTok"/>
        </w:rPr>
        <w:t xml:space="preserve">(x3, </w:t>
      </w:r>
      <w:r>
        <w:rPr>
          <w:rStyle w:val="AttributeTok"/>
        </w:rPr>
        <w:t>main =</w:t>
      </w:r>
      <w:r>
        <w:rPr>
          <w:rStyle w:val="NormalTok"/>
        </w:rPr>
        <w:t xml:space="preserve"> </w:t>
      </w:r>
      <w:r>
        <w:rPr>
          <w:rStyle w:val="StringTok"/>
        </w:rPr>
        <w:t>"Science"</w:t>
      </w:r>
      <w:r>
        <w:rPr>
          <w:rStyle w:val="NormalTok"/>
        </w:rPr>
        <w:t>)</w:t>
      </w:r>
      <w:r>
        <w:br/>
      </w:r>
      <w:r>
        <w:rPr>
          <w:rStyle w:val="FunctionTok"/>
        </w:rPr>
        <w:t>ggpairs</w:t>
      </w:r>
      <w:r>
        <w:rPr>
          <w:rStyle w:val="NormalTok"/>
        </w:rPr>
        <w:t>(college)</w:t>
      </w:r>
      <w:r>
        <w:br/>
      </w:r>
      <w:r>
        <w:rPr>
          <w:rStyle w:val="NormalTok"/>
        </w:rPr>
        <w:t xml:space="preserve">skull </w:t>
      </w:r>
      <w:r>
        <w:rPr>
          <w:rStyle w:val="OtherTok"/>
        </w:rPr>
        <w:t>&lt;-</w:t>
      </w:r>
      <w:r>
        <w:rPr>
          <w:rStyle w:val="NormalTok"/>
        </w:rPr>
        <w:t xml:space="preserve"> </w:t>
      </w:r>
      <w:r>
        <w:rPr>
          <w:rStyle w:val="FunctionTok"/>
        </w:rPr>
        <w:t>read.table</w:t>
      </w:r>
      <w:r>
        <w:rPr>
          <w:rStyle w:val="NormalTok"/>
        </w:rPr>
        <w:t>(</w:t>
      </w:r>
      <w:r>
        <w:rPr>
          <w:rStyle w:val="StringTok"/>
        </w:rPr>
        <w:t>"D:/Coding/R Storage/T6-13.dat"</w:t>
      </w:r>
      <w:r>
        <w:rPr>
          <w:rStyle w:val="NormalTok"/>
        </w:rPr>
        <w:t xml:space="preserve">, </w:t>
      </w:r>
      <w:r>
        <w:rPr>
          <w:rStyle w:val="AttributeTok"/>
        </w:rPr>
        <w:t>header =</w:t>
      </w:r>
      <w:r>
        <w:rPr>
          <w:rStyle w:val="NormalTok"/>
        </w:rPr>
        <w:t xml:space="preserve"> </w:t>
      </w:r>
      <w:r>
        <w:rPr>
          <w:rStyle w:val="ConstantTok"/>
        </w:rPr>
        <w:t>FALSE</w:t>
      </w:r>
      <w:r>
        <w:rPr>
          <w:rStyle w:val="NormalTok"/>
        </w:rPr>
        <w:t>)</w:t>
      </w:r>
      <w:r>
        <w:br/>
      </w:r>
      <w:r>
        <w:rPr>
          <w:rStyle w:val="NormalTok"/>
        </w:rPr>
        <w:t xml:space="preserve">skullDim </w:t>
      </w:r>
      <w:r>
        <w:rPr>
          <w:rStyle w:val="OtherTok"/>
        </w:rPr>
        <w:t>&lt;-</w:t>
      </w:r>
      <w:r>
        <w:rPr>
          <w:rStyle w:val="NormalTok"/>
        </w:rPr>
        <w:t xml:space="preserve"> skull[</w:t>
      </w:r>
      <w:r>
        <w:rPr>
          <w:rStyle w:val="DecValTok"/>
        </w:rPr>
        <w:t>1</w:t>
      </w:r>
      <w:r>
        <w:rPr>
          <w:rStyle w:val="SpecialCharTok"/>
        </w:rPr>
        <w:t>:</w:t>
      </w:r>
      <w:r>
        <w:rPr>
          <w:rStyle w:val="DecValTok"/>
        </w:rPr>
        <w:t>30</w:t>
      </w:r>
      <w:r>
        <w:rPr>
          <w:rStyle w:val="NormalTok"/>
        </w:rPr>
        <w:t>,</w:t>
      </w:r>
      <w:r>
        <w:rPr>
          <w:rStyle w:val="DecValTok"/>
        </w:rPr>
        <w:t>1</w:t>
      </w:r>
      <w:r>
        <w:rPr>
          <w:rStyle w:val="SpecialCharTok"/>
        </w:rPr>
        <w:t>:</w:t>
      </w:r>
      <w:r>
        <w:rPr>
          <w:rStyle w:val="DecValTok"/>
        </w:rPr>
        <w:t>4</w:t>
      </w:r>
      <w:r>
        <w:rPr>
          <w:rStyle w:val="NormalTok"/>
        </w:rPr>
        <w:t>]</w:t>
      </w:r>
      <w:r>
        <w:br/>
      </w:r>
      <w:r>
        <w:rPr>
          <w:rStyle w:val="CommentTok"/>
        </w:rPr>
        <w:t># vars</w:t>
      </w:r>
      <w:r>
        <w:br/>
      </w:r>
      <w:r>
        <w:rPr>
          <w:rStyle w:val="NormalTok"/>
        </w:rPr>
        <w:t xml:space="preserve">x1 </w:t>
      </w:r>
      <w:r>
        <w:rPr>
          <w:rStyle w:val="OtherTok"/>
        </w:rPr>
        <w:t>&lt;-</w:t>
      </w:r>
      <w:r>
        <w:rPr>
          <w:rStyle w:val="NormalTok"/>
        </w:rPr>
        <w:t xml:space="preserve"> skullDim</w:t>
      </w:r>
      <w:r>
        <w:rPr>
          <w:rStyle w:val="SpecialCharTok"/>
        </w:rPr>
        <w:t>$</w:t>
      </w:r>
      <w:r>
        <w:rPr>
          <w:rStyle w:val="NormalTok"/>
        </w:rPr>
        <w:t xml:space="preserve">V1 </w:t>
      </w:r>
      <w:r>
        <w:rPr>
          <w:rStyle w:val="CommentTok"/>
        </w:rPr>
        <w:t>#max breadth</w:t>
      </w:r>
      <w:r>
        <w:br/>
      </w:r>
      <w:r>
        <w:rPr>
          <w:rStyle w:val="NormalTok"/>
        </w:rPr>
        <w:t xml:space="preserve">x2 </w:t>
      </w:r>
      <w:r>
        <w:rPr>
          <w:rStyle w:val="OtherTok"/>
        </w:rPr>
        <w:t>&lt;-</w:t>
      </w:r>
      <w:r>
        <w:rPr>
          <w:rStyle w:val="NormalTok"/>
        </w:rPr>
        <w:t xml:space="preserve"> skullDim</w:t>
      </w:r>
      <w:r>
        <w:rPr>
          <w:rStyle w:val="SpecialCharTok"/>
        </w:rPr>
        <w:t>$</w:t>
      </w:r>
      <w:r>
        <w:rPr>
          <w:rStyle w:val="NormalTok"/>
        </w:rPr>
        <w:t xml:space="preserve">V2 </w:t>
      </w:r>
      <w:r>
        <w:rPr>
          <w:rStyle w:val="CommentTok"/>
        </w:rPr>
        <w:t>#basibregmatic height</w:t>
      </w:r>
      <w:r>
        <w:br/>
      </w:r>
      <w:r>
        <w:rPr>
          <w:rStyle w:val="NormalTok"/>
        </w:rPr>
        <w:t xml:space="preserve">x3 </w:t>
      </w:r>
      <w:r>
        <w:rPr>
          <w:rStyle w:val="OtherTok"/>
        </w:rPr>
        <w:t>&lt;-</w:t>
      </w:r>
      <w:r>
        <w:rPr>
          <w:rStyle w:val="NormalTok"/>
        </w:rPr>
        <w:t xml:space="preserve"> skullDim</w:t>
      </w:r>
      <w:r>
        <w:rPr>
          <w:rStyle w:val="SpecialCharTok"/>
        </w:rPr>
        <w:t>$</w:t>
      </w:r>
      <w:r>
        <w:rPr>
          <w:rStyle w:val="NormalTok"/>
        </w:rPr>
        <w:t xml:space="preserve">V3 </w:t>
      </w:r>
      <w:r>
        <w:rPr>
          <w:rStyle w:val="CommentTok"/>
        </w:rPr>
        <w:t>#basialveolar length</w:t>
      </w:r>
      <w:r>
        <w:br/>
      </w:r>
      <w:r>
        <w:rPr>
          <w:rStyle w:val="NormalTok"/>
        </w:rPr>
        <w:t xml:space="preserve">x4 </w:t>
      </w:r>
      <w:r>
        <w:rPr>
          <w:rStyle w:val="OtherTok"/>
        </w:rPr>
        <w:t>&lt;-</w:t>
      </w:r>
      <w:r>
        <w:rPr>
          <w:rStyle w:val="NormalTok"/>
        </w:rPr>
        <w:t xml:space="preserve"> skullDim</w:t>
      </w:r>
      <w:r>
        <w:rPr>
          <w:rStyle w:val="SpecialCharTok"/>
        </w:rPr>
        <w:t>$</w:t>
      </w:r>
      <w:r>
        <w:rPr>
          <w:rStyle w:val="NormalTok"/>
        </w:rPr>
        <w:t xml:space="preserve">V4 </w:t>
      </w:r>
      <w:r>
        <w:rPr>
          <w:rStyle w:val="CommentTok"/>
        </w:rPr>
        <w:t>#nasal height</w:t>
      </w:r>
      <w:r>
        <w:br/>
      </w:r>
      <w:r>
        <w:rPr>
          <w:rStyle w:val="FunctionTok"/>
        </w:rPr>
        <w:t>par</w:t>
      </w:r>
      <w:r>
        <w:rPr>
          <w:rStyle w:val="NormalTok"/>
        </w:rPr>
        <w:t>(</w:t>
      </w:r>
      <w:r>
        <w:rPr>
          <w:rStyle w:val="AttributeTok"/>
        </w:rPr>
        <w:t>mfrow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CommentTok"/>
        </w:rPr>
        <w:t># x1</w:t>
      </w:r>
      <w:r>
        <w:br/>
      </w:r>
      <w:r>
        <w:rPr>
          <w:rStyle w:val="FunctionTok"/>
        </w:rPr>
        <w:t>qqnorm</w:t>
      </w:r>
      <w:r>
        <w:rPr>
          <w:rStyle w:val="NormalTok"/>
        </w:rPr>
        <w:t xml:space="preserve">(x1, </w:t>
      </w:r>
      <w:r>
        <w:rPr>
          <w:rStyle w:val="AttributeTok"/>
        </w:rPr>
        <w:t>main =</w:t>
      </w:r>
      <w:r>
        <w:rPr>
          <w:rStyle w:val="NormalTok"/>
        </w:rPr>
        <w:t xml:space="preserve"> </w:t>
      </w:r>
      <w:r>
        <w:rPr>
          <w:rStyle w:val="StringTok"/>
        </w:rPr>
        <w:t>"Max Breath"</w:t>
      </w:r>
      <w:r>
        <w:rPr>
          <w:rStyle w:val="NormalTok"/>
        </w:rPr>
        <w:t>)</w:t>
      </w:r>
      <w:r>
        <w:br/>
      </w:r>
      <w:r>
        <w:rPr>
          <w:rStyle w:val="FunctionTok"/>
        </w:rPr>
        <w:t>qqline</w:t>
      </w:r>
      <w:r>
        <w:rPr>
          <w:rStyle w:val="NormalTok"/>
        </w:rPr>
        <w:t xml:space="preserve">(x1, </w:t>
      </w:r>
      <w:r>
        <w:rPr>
          <w:rStyle w:val="AttributeTok"/>
        </w:rPr>
        <w:t>col =</w:t>
      </w:r>
      <w:r>
        <w:rPr>
          <w:rStyle w:val="NormalTok"/>
        </w:rPr>
        <w:t xml:space="preserve"> </w:t>
      </w:r>
      <w:r>
        <w:rPr>
          <w:rStyle w:val="StringTok"/>
        </w:rPr>
        <w:t>"orangered2"</w:t>
      </w:r>
      <w:r>
        <w:rPr>
          <w:rStyle w:val="NormalTok"/>
        </w:rPr>
        <w:t xml:space="preserve">, </w:t>
      </w:r>
      <w:r>
        <w:rPr>
          <w:rStyle w:val="AttributeTok"/>
        </w:rPr>
        <w:t>lwd =</w:t>
      </w:r>
      <w:r>
        <w:rPr>
          <w:rStyle w:val="NormalTok"/>
        </w:rPr>
        <w:t xml:space="preserve"> </w:t>
      </w:r>
      <w:r>
        <w:rPr>
          <w:rStyle w:val="DecValTok"/>
        </w:rPr>
        <w:t>2</w:t>
      </w:r>
      <w:r>
        <w:rPr>
          <w:rStyle w:val="NormalTok"/>
        </w:rPr>
        <w:t>)</w:t>
      </w:r>
      <w:r>
        <w:br/>
      </w:r>
      <w:r>
        <w:rPr>
          <w:rStyle w:val="FunctionTok"/>
        </w:rPr>
        <w:t>qqPlot</w:t>
      </w:r>
      <w:r>
        <w:rPr>
          <w:rStyle w:val="NormalTok"/>
        </w:rPr>
        <w:t xml:space="preserve">(x1, </w:t>
      </w:r>
      <w:r>
        <w:rPr>
          <w:rStyle w:val="AttributeTok"/>
        </w:rPr>
        <w:t>main =</w:t>
      </w:r>
      <w:r>
        <w:rPr>
          <w:rStyle w:val="NormalTok"/>
        </w:rPr>
        <w:t xml:space="preserve"> </w:t>
      </w:r>
      <w:r>
        <w:rPr>
          <w:rStyle w:val="StringTok"/>
        </w:rPr>
        <w:t>"Max Breath"</w:t>
      </w:r>
      <w:r>
        <w:rPr>
          <w:rStyle w:val="NormalTok"/>
        </w:rPr>
        <w:t>)</w:t>
      </w:r>
      <w:r>
        <w:br/>
      </w:r>
      <w:r>
        <w:rPr>
          <w:rStyle w:val="CommentTok"/>
        </w:rPr>
        <w:t># x2</w:t>
      </w:r>
      <w:r>
        <w:br/>
      </w:r>
      <w:r>
        <w:rPr>
          <w:rStyle w:val="FunctionTok"/>
        </w:rPr>
        <w:t>qqnorm</w:t>
      </w:r>
      <w:r>
        <w:rPr>
          <w:rStyle w:val="NormalTok"/>
        </w:rPr>
        <w:t xml:space="preserve">(x2, </w:t>
      </w:r>
      <w:r>
        <w:rPr>
          <w:rStyle w:val="AttributeTok"/>
        </w:rPr>
        <w:t>main =</w:t>
      </w:r>
      <w:r>
        <w:rPr>
          <w:rStyle w:val="NormalTok"/>
        </w:rPr>
        <w:t xml:space="preserve"> </w:t>
      </w:r>
      <w:r>
        <w:rPr>
          <w:rStyle w:val="StringTok"/>
        </w:rPr>
        <w:t>"Basib Height"</w:t>
      </w:r>
      <w:r>
        <w:rPr>
          <w:rStyle w:val="NormalTok"/>
        </w:rPr>
        <w:t>)</w:t>
      </w:r>
      <w:r>
        <w:br/>
      </w:r>
      <w:r>
        <w:rPr>
          <w:rStyle w:val="FunctionTok"/>
        </w:rPr>
        <w:t>qqline</w:t>
      </w:r>
      <w:r>
        <w:rPr>
          <w:rStyle w:val="NormalTok"/>
        </w:rPr>
        <w:t xml:space="preserve">(x2, </w:t>
      </w:r>
      <w:r>
        <w:rPr>
          <w:rStyle w:val="AttributeTok"/>
        </w:rPr>
        <w:t>col =</w:t>
      </w:r>
      <w:r>
        <w:rPr>
          <w:rStyle w:val="NormalTok"/>
        </w:rPr>
        <w:t xml:space="preserve"> </w:t>
      </w:r>
      <w:r>
        <w:rPr>
          <w:rStyle w:val="StringTok"/>
        </w:rPr>
        <w:t>"darkviolet"</w:t>
      </w:r>
      <w:r>
        <w:rPr>
          <w:rStyle w:val="NormalTok"/>
        </w:rPr>
        <w:t xml:space="preserve">, </w:t>
      </w:r>
      <w:r>
        <w:rPr>
          <w:rStyle w:val="AttributeTok"/>
        </w:rPr>
        <w:t>lwd =</w:t>
      </w:r>
      <w:r>
        <w:rPr>
          <w:rStyle w:val="NormalTok"/>
        </w:rPr>
        <w:t xml:space="preserve"> </w:t>
      </w:r>
      <w:r>
        <w:rPr>
          <w:rStyle w:val="DecValTok"/>
        </w:rPr>
        <w:t>2</w:t>
      </w:r>
      <w:r>
        <w:rPr>
          <w:rStyle w:val="NormalTok"/>
        </w:rPr>
        <w:t>)</w:t>
      </w:r>
      <w:r>
        <w:br/>
      </w:r>
      <w:r>
        <w:rPr>
          <w:rStyle w:val="FunctionTok"/>
        </w:rPr>
        <w:t>qqPlot</w:t>
      </w:r>
      <w:r>
        <w:rPr>
          <w:rStyle w:val="NormalTok"/>
        </w:rPr>
        <w:t xml:space="preserve">(x2, </w:t>
      </w:r>
      <w:r>
        <w:rPr>
          <w:rStyle w:val="AttributeTok"/>
        </w:rPr>
        <w:t>main =</w:t>
      </w:r>
      <w:r>
        <w:rPr>
          <w:rStyle w:val="NormalTok"/>
        </w:rPr>
        <w:t xml:space="preserve"> </w:t>
      </w:r>
      <w:r>
        <w:rPr>
          <w:rStyle w:val="StringTok"/>
        </w:rPr>
        <w:t>"Basib Height"</w:t>
      </w:r>
      <w:r>
        <w:rPr>
          <w:rStyle w:val="NormalTok"/>
        </w:rPr>
        <w:t>)</w:t>
      </w:r>
      <w:r>
        <w:br/>
      </w:r>
      <w:r>
        <w:rPr>
          <w:rStyle w:val="CommentTok"/>
        </w:rPr>
        <w:lastRenderedPageBreak/>
        <w:t># x3</w:t>
      </w:r>
      <w:r>
        <w:br/>
      </w:r>
      <w:r>
        <w:rPr>
          <w:rStyle w:val="FunctionTok"/>
        </w:rPr>
        <w:t>qqnorm</w:t>
      </w:r>
      <w:r>
        <w:rPr>
          <w:rStyle w:val="NormalTok"/>
        </w:rPr>
        <w:t xml:space="preserve">(x3, </w:t>
      </w:r>
      <w:r>
        <w:rPr>
          <w:rStyle w:val="AttributeTok"/>
        </w:rPr>
        <w:t>main =</w:t>
      </w:r>
      <w:r>
        <w:rPr>
          <w:rStyle w:val="NormalTok"/>
        </w:rPr>
        <w:t xml:space="preserve"> </w:t>
      </w:r>
      <w:r>
        <w:rPr>
          <w:rStyle w:val="StringTok"/>
        </w:rPr>
        <w:t>"Basial Length"</w:t>
      </w:r>
      <w:r>
        <w:rPr>
          <w:rStyle w:val="NormalTok"/>
        </w:rPr>
        <w:t>)</w:t>
      </w:r>
      <w:r>
        <w:br/>
      </w:r>
      <w:r>
        <w:rPr>
          <w:rStyle w:val="FunctionTok"/>
        </w:rPr>
        <w:t>qqline</w:t>
      </w:r>
      <w:r>
        <w:rPr>
          <w:rStyle w:val="NormalTok"/>
        </w:rPr>
        <w:t xml:space="preserve">(x3, </w:t>
      </w:r>
      <w:r>
        <w:rPr>
          <w:rStyle w:val="AttributeTok"/>
        </w:rPr>
        <w:t>col =</w:t>
      </w:r>
      <w:r>
        <w:rPr>
          <w:rStyle w:val="NormalTok"/>
        </w:rPr>
        <w:t xml:space="preserve"> </w:t>
      </w:r>
      <w:r>
        <w:rPr>
          <w:rStyle w:val="StringTok"/>
        </w:rPr>
        <w:t>"springgreen4"</w:t>
      </w:r>
      <w:r>
        <w:rPr>
          <w:rStyle w:val="NormalTok"/>
        </w:rPr>
        <w:t xml:space="preserve">, </w:t>
      </w:r>
      <w:r>
        <w:rPr>
          <w:rStyle w:val="AttributeTok"/>
        </w:rPr>
        <w:t>lwd =</w:t>
      </w:r>
      <w:r>
        <w:rPr>
          <w:rStyle w:val="NormalTok"/>
        </w:rPr>
        <w:t xml:space="preserve"> </w:t>
      </w:r>
      <w:r>
        <w:rPr>
          <w:rStyle w:val="DecValTok"/>
        </w:rPr>
        <w:t>2</w:t>
      </w:r>
      <w:r>
        <w:rPr>
          <w:rStyle w:val="NormalTok"/>
        </w:rPr>
        <w:t>)</w:t>
      </w:r>
      <w:r>
        <w:br/>
      </w:r>
      <w:r>
        <w:rPr>
          <w:rStyle w:val="FunctionTok"/>
        </w:rPr>
        <w:t>qqPlot</w:t>
      </w:r>
      <w:r>
        <w:rPr>
          <w:rStyle w:val="NormalTok"/>
        </w:rPr>
        <w:t xml:space="preserve">(x3, </w:t>
      </w:r>
      <w:r>
        <w:rPr>
          <w:rStyle w:val="AttributeTok"/>
        </w:rPr>
        <w:t>main =</w:t>
      </w:r>
      <w:r>
        <w:rPr>
          <w:rStyle w:val="NormalTok"/>
        </w:rPr>
        <w:t xml:space="preserve"> </w:t>
      </w:r>
      <w:r>
        <w:rPr>
          <w:rStyle w:val="StringTok"/>
        </w:rPr>
        <w:t>"Basial Length"</w:t>
      </w:r>
      <w:r>
        <w:rPr>
          <w:rStyle w:val="NormalTok"/>
        </w:rPr>
        <w:t>)</w:t>
      </w:r>
      <w:r>
        <w:br/>
      </w:r>
      <w:r>
        <w:rPr>
          <w:rStyle w:val="CommentTok"/>
        </w:rPr>
        <w:t># x4</w:t>
      </w:r>
      <w:r>
        <w:br/>
      </w:r>
      <w:r>
        <w:rPr>
          <w:rStyle w:val="FunctionTok"/>
        </w:rPr>
        <w:t>qqnorm</w:t>
      </w:r>
      <w:r>
        <w:rPr>
          <w:rStyle w:val="NormalTok"/>
        </w:rPr>
        <w:t xml:space="preserve">(x4, </w:t>
      </w:r>
      <w:r>
        <w:rPr>
          <w:rStyle w:val="AttributeTok"/>
        </w:rPr>
        <w:t>main =</w:t>
      </w:r>
      <w:r>
        <w:rPr>
          <w:rStyle w:val="NormalTok"/>
        </w:rPr>
        <w:t xml:space="preserve"> </w:t>
      </w:r>
      <w:r>
        <w:rPr>
          <w:rStyle w:val="StringTok"/>
        </w:rPr>
        <w:t>"Nasal Height"</w:t>
      </w:r>
      <w:r>
        <w:rPr>
          <w:rStyle w:val="NormalTok"/>
        </w:rPr>
        <w:t>)</w:t>
      </w:r>
      <w:r>
        <w:br/>
      </w:r>
      <w:r>
        <w:rPr>
          <w:rStyle w:val="FunctionTok"/>
        </w:rPr>
        <w:t>qqline</w:t>
      </w:r>
      <w:r>
        <w:rPr>
          <w:rStyle w:val="NormalTok"/>
        </w:rPr>
        <w:t xml:space="preserve">(x4, </w:t>
      </w:r>
      <w:r>
        <w:rPr>
          <w:rStyle w:val="AttributeTok"/>
        </w:rPr>
        <w:t>col =</w:t>
      </w:r>
      <w:r>
        <w:rPr>
          <w:rStyle w:val="NormalTok"/>
        </w:rPr>
        <w:t xml:space="preserve"> </w:t>
      </w:r>
      <w:r>
        <w:rPr>
          <w:rStyle w:val="StringTok"/>
        </w:rPr>
        <w:t>"deepskyblue2"</w:t>
      </w:r>
      <w:r>
        <w:rPr>
          <w:rStyle w:val="NormalTok"/>
        </w:rPr>
        <w:t xml:space="preserve">, </w:t>
      </w:r>
      <w:r>
        <w:rPr>
          <w:rStyle w:val="AttributeTok"/>
        </w:rPr>
        <w:t>lwd =</w:t>
      </w:r>
      <w:r>
        <w:rPr>
          <w:rStyle w:val="NormalTok"/>
        </w:rPr>
        <w:t xml:space="preserve"> </w:t>
      </w:r>
      <w:r>
        <w:rPr>
          <w:rStyle w:val="DecValTok"/>
        </w:rPr>
        <w:t>2</w:t>
      </w:r>
      <w:r>
        <w:rPr>
          <w:rStyle w:val="NormalTok"/>
        </w:rPr>
        <w:t>)</w:t>
      </w:r>
      <w:r>
        <w:br/>
      </w:r>
      <w:r>
        <w:rPr>
          <w:rStyle w:val="FunctionTok"/>
        </w:rPr>
        <w:t>qqPlot</w:t>
      </w:r>
      <w:r>
        <w:rPr>
          <w:rStyle w:val="NormalTok"/>
        </w:rPr>
        <w:t xml:space="preserve">(x4, </w:t>
      </w:r>
      <w:r>
        <w:rPr>
          <w:rStyle w:val="AttributeTok"/>
        </w:rPr>
        <w:t>main =</w:t>
      </w:r>
      <w:r>
        <w:rPr>
          <w:rStyle w:val="NormalTok"/>
        </w:rPr>
        <w:t xml:space="preserve"> </w:t>
      </w:r>
      <w:r>
        <w:rPr>
          <w:rStyle w:val="StringTok"/>
        </w:rPr>
        <w:t>"Nasal Height"</w:t>
      </w:r>
      <w:r>
        <w:rPr>
          <w:rStyle w:val="NormalTok"/>
        </w:rPr>
        <w:t>)</w:t>
      </w:r>
      <w:r>
        <w:br/>
      </w:r>
      <w:r>
        <w:rPr>
          <w:rStyle w:val="FunctionTok"/>
        </w:rPr>
        <w:t>mvn</w:t>
      </w:r>
      <w:r>
        <w:rPr>
          <w:rStyle w:val="NormalTok"/>
        </w:rPr>
        <w:t xml:space="preserve">(skull, </w:t>
      </w:r>
      <w:r>
        <w:rPr>
          <w:rStyle w:val="AttributeTok"/>
        </w:rPr>
        <w:t>multivariatePlot =</w:t>
      </w:r>
      <w:r>
        <w:rPr>
          <w:rStyle w:val="NormalTok"/>
        </w:rPr>
        <w:t xml:space="preserve"> </w:t>
      </w:r>
      <w:r>
        <w:rPr>
          <w:rStyle w:val="StringTok"/>
        </w:rPr>
        <w:t>"qq"</w:t>
      </w:r>
      <w:r>
        <w:rPr>
          <w:rStyle w:val="NormalTok"/>
        </w:rPr>
        <w:t>)</w:t>
      </w:r>
      <w:r>
        <w:br/>
      </w:r>
      <w:r>
        <w:rPr>
          <w:rStyle w:val="NormalTok"/>
        </w:rPr>
        <w:t xml:space="preserve">skullDim </w:t>
      </w:r>
      <w:r>
        <w:rPr>
          <w:rStyle w:val="OtherTok"/>
        </w:rPr>
        <w:t>&lt;-</w:t>
      </w:r>
      <w:r>
        <w:rPr>
          <w:rStyle w:val="NormalTok"/>
        </w:rPr>
        <w:t xml:space="preserve"> </w:t>
      </w:r>
      <w:r>
        <w:rPr>
          <w:rStyle w:val="FunctionTok"/>
        </w:rPr>
        <w:t>as.matrix</w:t>
      </w:r>
      <w:r>
        <w:rPr>
          <w:rStyle w:val="NormalTok"/>
        </w:rPr>
        <w:t>(skullDim)</w:t>
      </w:r>
      <w:r>
        <w:br/>
      </w:r>
      <w:r>
        <w:rPr>
          <w:rStyle w:val="NormalTok"/>
        </w:rPr>
        <w:t xml:space="preserve">n </w:t>
      </w:r>
      <w:r>
        <w:rPr>
          <w:rStyle w:val="OtherTok"/>
        </w:rPr>
        <w:t>&lt;-</w:t>
      </w:r>
      <w:r>
        <w:rPr>
          <w:rStyle w:val="NormalTok"/>
        </w:rPr>
        <w:t xml:space="preserve"> </w:t>
      </w:r>
      <w:r>
        <w:rPr>
          <w:rStyle w:val="DecValTok"/>
        </w:rPr>
        <w:t>30</w:t>
      </w:r>
      <w:r>
        <w:br/>
      </w:r>
      <w:r>
        <w:rPr>
          <w:rStyle w:val="NormalTok"/>
        </w:rPr>
        <w:t xml:space="preserve">p </w:t>
      </w:r>
      <w:r>
        <w:rPr>
          <w:rStyle w:val="OtherTok"/>
        </w:rPr>
        <w:t>&lt;-</w:t>
      </w:r>
      <w:r>
        <w:rPr>
          <w:rStyle w:val="NormalTok"/>
        </w:rPr>
        <w:t xml:space="preserve"> </w:t>
      </w:r>
      <w:r>
        <w:rPr>
          <w:rStyle w:val="DecValTok"/>
        </w:rPr>
        <w:t>4</w:t>
      </w:r>
      <w:r>
        <w:br/>
      </w:r>
      <w:r>
        <w:rPr>
          <w:rStyle w:val="CommentTok"/>
        </w:rPr>
        <w:t># xbar</w:t>
      </w:r>
      <w:r>
        <w:br/>
      </w:r>
      <w:r>
        <w:rPr>
          <w:rStyle w:val="NormalTok"/>
        </w:rPr>
        <w:t xml:space="preserve">one </w:t>
      </w:r>
      <w:r>
        <w:rPr>
          <w:rStyle w:val="OtherTok"/>
        </w:rPr>
        <w:t>&lt;-</w:t>
      </w:r>
      <w:r>
        <w:rPr>
          <w:rStyle w:val="NormalTok"/>
        </w:rPr>
        <w:t xml:space="preserve"> </w:t>
      </w:r>
      <w:r>
        <w:rPr>
          <w:rStyle w:val="FunctionTok"/>
        </w:rPr>
        <w:t>as.matrix</w:t>
      </w:r>
      <w:r>
        <w:rPr>
          <w:rStyle w:val="NormalTok"/>
        </w:rPr>
        <w:t>(</w:t>
      </w:r>
      <w:r>
        <w:rPr>
          <w:rStyle w:val="FunctionTok"/>
        </w:rPr>
        <w:t>rep</w:t>
      </w:r>
      <w:r>
        <w:rPr>
          <w:rStyle w:val="NormalTok"/>
        </w:rPr>
        <w:t>(</w:t>
      </w:r>
      <w:r>
        <w:rPr>
          <w:rStyle w:val="DecValTok"/>
        </w:rPr>
        <w:t>1</w:t>
      </w:r>
      <w:r>
        <w:rPr>
          <w:rStyle w:val="NormalTok"/>
        </w:rPr>
        <w:t>,</w:t>
      </w:r>
      <w:r>
        <w:rPr>
          <w:rStyle w:val="FunctionTok"/>
        </w:rPr>
        <w:t>dim</w:t>
      </w:r>
      <w:r>
        <w:rPr>
          <w:rStyle w:val="NormalTok"/>
        </w:rPr>
        <w:t>(skullDim)[</w:t>
      </w:r>
      <w:r>
        <w:rPr>
          <w:rStyle w:val="DecValTok"/>
        </w:rPr>
        <w:t>1</w:t>
      </w:r>
      <w:r>
        <w:rPr>
          <w:rStyle w:val="NormalTok"/>
        </w:rPr>
        <w:t>]))</w:t>
      </w:r>
      <w:r>
        <w:br/>
      </w:r>
      <w:r>
        <w:rPr>
          <w:rStyle w:val="NormalTok"/>
        </w:rPr>
        <w:t xml:space="preserve">xbar </w:t>
      </w:r>
      <w:r>
        <w:rPr>
          <w:rStyle w:val="OtherTok"/>
        </w:rPr>
        <w:t>&lt;-</w:t>
      </w:r>
      <w:r>
        <w:rPr>
          <w:rStyle w:val="NormalTok"/>
        </w:rPr>
        <w:t xml:space="preserve"> </w:t>
      </w:r>
      <w:r>
        <w:rPr>
          <w:rStyle w:val="DecValTok"/>
        </w:rPr>
        <w:t>1</w:t>
      </w:r>
      <w:r>
        <w:rPr>
          <w:rStyle w:val="SpecialCharTok"/>
        </w:rPr>
        <w:t>/</w:t>
      </w:r>
      <w:r>
        <w:rPr>
          <w:rStyle w:val="NormalTok"/>
        </w:rPr>
        <w:t xml:space="preserve">n </w:t>
      </w:r>
      <w:r>
        <w:rPr>
          <w:rStyle w:val="SpecialCharTok"/>
        </w:rPr>
        <w:t>*</w:t>
      </w:r>
      <w:r>
        <w:rPr>
          <w:rStyle w:val="NormalTok"/>
        </w:rPr>
        <w:t xml:space="preserve"> </w:t>
      </w:r>
      <w:r>
        <w:rPr>
          <w:rStyle w:val="FunctionTok"/>
        </w:rPr>
        <w:t>t</w:t>
      </w:r>
      <w:r>
        <w:rPr>
          <w:rStyle w:val="NormalTok"/>
        </w:rPr>
        <w:t>(skullDim)</w:t>
      </w:r>
      <w:r>
        <w:rPr>
          <w:rStyle w:val="SpecialCharTok"/>
        </w:rPr>
        <w:t>%*%</w:t>
      </w:r>
      <w:r>
        <w:rPr>
          <w:rStyle w:val="NormalTok"/>
        </w:rPr>
        <w:t>one</w:t>
      </w:r>
      <w:r>
        <w:br/>
      </w:r>
      <w:r>
        <w:rPr>
          <w:rStyle w:val="CommentTok"/>
        </w:rPr>
        <w:t># covariance</w:t>
      </w:r>
      <w:r>
        <w:br/>
      </w:r>
      <w:r>
        <w:rPr>
          <w:rStyle w:val="NormalTok"/>
        </w:rPr>
        <w:t xml:space="preserve">mean_matrix </w:t>
      </w:r>
      <w:r>
        <w:rPr>
          <w:rStyle w:val="OtherTok"/>
        </w:rPr>
        <w:t>&lt;-</w:t>
      </w:r>
      <w:r>
        <w:rPr>
          <w:rStyle w:val="NormalTok"/>
        </w:rPr>
        <w:t xml:space="preserve"> </w:t>
      </w:r>
      <w:r>
        <w:rPr>
          <w:rStyle w:val="FunctionTok"/>
        </w:rPr>
        <w:t>matrix</w:t>
      </w:r>
      <w:r>
        <w:rPr>
          <w:rStyle w:val="NormalTok"/>
        </w:rPr>
        <w:t>(</w:t>
      </w:r>
      <w:r>
        <w:rPr>
          <w:rStyle w:val="AttributeTok"/>
        </w:rPr>
        <w:t>data =</w:t>
      </w:r>
      <w:r>
        <w:rPr>
          <w:rStyle w:val="NormalTok"/>
        </w:rPr>
        <w:t xml:space="preserve"> </w:t>
      </w:r>
      <w:r>
        <w:rPr>
          <w:rStyle w:val="DecValTok"/>
        </w:rPr>
        <w:t>1</w:t>
      </w:r>
      <w:r>
        <w:rPr>
          <w:rStyle w:val="NormalTok"/>
        </w:rPr>
        <w:t xml:space="preserve">, </w:t>
      </w:r>
      <w:r>
        <w:rPr>
          <w:rStyle w:val="AttributeTok"/>
        </w:rPr>
        <w:t>nrow =</w:t>
      </w:r>
      <w:r>
        <w:rPr>
          <w:rStyle w:val="NormalTok"/>
        </w:rPr>
        <w:t xml:space="preserve"> n)</w:t>
      </w:r>
      <w:r>
        <w:rPr>
          <w:rStyle w:val="SpecialCharTok"/>
        </w:rPr>
        <w:t>%*%</w:t>
      </w:r>
      <w:r>
        <w:rPr>
          <w:rStyle w:val="FunctionTok"/>
        </w:rPr>
        <w:t>cbind</w:t>
      </w:r>
      <w:r>
        <w:rPr>
          <w:rStyle w:val="NormalTok"/>
        </w:rPr>
        <w:t>(xbar[[</w:t>
      </w:r>
      <w:r>
        <w:rPr>
          <w:rStyle w:val="DecValTok"/>
        </w:rPr>
        <w:t>1</w:t>
      </w:r>
      <w:r>
        <w:rPr>
          <w:rStyle w:val="NormalTok"/>
        </w:rPr>
        <w:t>]], xbar[[</w:t>
      </w:r>
      <w:r>
        <w:rPr>
          <w:rStyle w:val="DecValTok"/>
        </w:rPr>
        <w:t>2</w:t>
      </w:r>
      <w:r>
        <w:rPr>
          <w:rStyle w:val="NormalTok"/>
        </w:rPr>
        <w:t>]], xbar[[</w:t>
      </w:r>
      <w:r>
        <w:rPr>
          <w:rStyle w:val="DecValTok"/>
        </w:rPr>
        <w:t>3</w:t>
      </w:r>
      <w:r>
        <w:rPr>
          <w:rStyle w:val="NormalTok"/>
        </w:rPr>
        <w:t>]], xbar[[</w:t>
      </w:r>
      <w:r>
        <w:rPr>
          <w:rStyle w:val="DecValTok"/>
        </w:rPr>
        <w:t>4</w:t>
      </w:r>
      <w:r>
        <w:rPr>
          <w:rStyle w:val="NormalTok"/>
        </w:rPr>
        <w:t>]])</w:t>
      </w:r>
      <w:r>
        <w:br/>
      </w:r>
      <w:r>
        <w:rPr>
          <w:rStyle w:val="NormalTok"/>
        </w:rPr>
        <w:t xml:space="preserve">xstar </w:t>
      </w:r>
      <w:r>
        <w:rPr>
          <w:rStyle w:val="OtherTok"/>
        </w:rPr>
        <w:t>&lt;-</w:t>
      </w:r>
      <w:r>
        <w:rPr>
          <w:rStyle w:val="NormalTok"/>
        </w:rPr>
        <w:t xml:space="preserve"> skullDim </w:t>
      </w:r>
      <w:r>
        <w:rPr>
          <w:rStyle w:val="SpecialCharTok"/>
        </w:rPr>
        <w:t>-</w:t>
      </w:r>
      <w:r>
        <w:rPr>
          <w:rStyle w:val="NormalTok"/>
        </w:rPr>
        <w:t xml:space="preserve"> mean_matrix</w:t>
      </w:r>
      <w:r>
        <w:br/>
      </w:r>
      <w:r>
        <w:rPr>
          <w:rStyle w:val="NormalTok"/>
        </w:rPr>
        <w:t xml:space="preserve">S </w:t>
      </w:r>
      <w:r>
        <w:rPr>
          <w:rStyle w:val="OtherTok"/>
        </w:rPr>
        <w:t>&lt;-</w:t>
      </w:r>
      <w:r>
        <w:rPr>
          <w:rStyle w:val="NormalTok"/>
        </w:rPr>
        <w:t xml:space="preserve"> </w:t>
      </w:r>
      <w:r>
        <w:rPr>
          <w:rStyle w:val="DecValTok"/>
        </w:rPr>
        <w:t>1</w:t>
      </w:r>
      <w:r>
        <w:rPr>
          <w:rStyle w:val="SpecialCharTok"/>
        </w:rPr>
        <w:t>/</w:t>
      </w:r>
      <w:r>
        <w:rPr>
          <w:rStyle w:val="NormalTok"/>
        </w:rPr>
        <w:t>(n</w:t>
      </w:r>
      <w:r>
        <w:rPr>
          <w:rStyle w:val="DecValTok"/>
        </w:rPr>
        <w:t>-1</w:t>
      </w:r>
      <w:r>
        <w:rPr>
          <w:rStyle w:val="NormalTok"/>
        </w:rPr>
        <w:t>)</w:t>
      </w:r>
      <w:r>
        <w:rPr>
          <w:rStyle w:val="SpecialCharTok"/>
        </w:rPr>
        <w:t>*</w:t>
      </w:r>
      <w:r>
        <w:rPr>
          <w:rStyle w:val="FunctionTok"/>
        </w:rPr>
        <w:t>t</w:t>
      </w:r>
      <w:r>
        <w:rPr>
          <w:rStyle w:val="NormalTok"/>
        </w:rPr>
        <w:t>(xstar)</w:t>
      </w:r>
      <w:r>
        <w:rPr>
          <w:rStyle w:val="SpecialCharTok"/>
        </w:rPr>
        <w:t>%*%</w:t>
      </w:r>
      <w:r>
        <w:rPr>
          <w:rStyle w:val="NormalTok"/>
        </w:rPr>
        <w:t>xstar</w:t>
      </w:r>
      <w:r>
        <w:br/>
      </w:r>
      <w:r>
        <w:rPr>
          <w:rStyle w:val="CommentTok"/>
        </w:rPr>
        <w:t># vars</w:t>
      </w:r>
      <w:r>
        <w:br/>
      </w:r>
      <w:r>
        <w:rPr>
          <w:rStyle w:val="NormalTok"/>
        </w:rPr>
        <w:t xml:space="preserve">crit1 </w:t>
      </w:r>
      <w:r>
        <w:rPr>
          <w:rStyle w:val="OtherTok"/>
        </w:rPr>
        <w:t>&lt;-</w:t>
      </w:r>
      <w:r>
        <w:rPr>
          <w:rStyle w:val="NormalTok"/>
        </w:rPr>
        <w:t xml:space="preserve"> </w:t>
      </w:r>
      <w:r>
        <w:rPr>
          <w:rStyle w:val="SpecialCharTok"/>
        </w:rPr>
        <w:t>-</w:t>
      </w:r>
      <w:r>
        <w:rPr>
          <w:rStyle w:val="FunctionTok"/>
        </w:rPr>
        <w:t>qt</w:t>
      </w:r>
      <w:r>
        <w:rPr>
          <w:rStyle w:val="NormalTok"/>
        </w:rPr>
        <w:t>(</w:t>
      </w:r>
      <w:r>
        <w:rPr>
          <w:rStyle w:val="FloatTok"/>
        </w:rPr>
        <w:t>0.05</w:t>
      </w:r>
      <w:r>
        <w:rPr>
          <w:rStyle w:val="SpecialCharTok"/>
        </w:rPr>
        <w:t>/</w:t>
      </w:r>
      <w:r>
        <w:rPr>
          <w:rStyle w:val="DecValTok"/>
        </w:rPr>
        <w:t>8</w:t>
      </w:r>
      <w:r>
        <w:rPr>
          <w:rStyle w:val="NormalTok"/>
        </w:rPr>
        <w:t xml:space="preserve">, </w:t>
      </w:r>
      <w:r>
        <w:rPr>
          <w:rStyle w:val="AttributeTok"/>
        </w:rPr>
        <w:t>df =</w:t>
      </w:r>
      <w:r>
        <w:rPr>
          <w:rStyle w:val="NormalTok"/>
        </w:rPr>
        <w:t xml:space="preserve"> n</w:t>
      </w:r>
      <w:r>
        <w:rPr>
          <w:rStyle w:val="DecValTok"/>
        </w:rPr>
        <w:t>-1</w:t>
      </w:r>
      <w:r>
        <w:rPr>
          <w:rStyle w:val="NormalTok"/>
        </w:rPr>
        <w:t>)</w:t>
      </w:r>
      <w:r>
        <w:br/>
      </w:r>
      <w:r>
        <w:rPr>
          <w:rStyle w:val="CommentTok"/>
        </w:rPr>
        <w:t># max breadth</w:t>
      </w:r>
      <w:r>
        <w:br/>
      </w:r>
      <w:r>
        <w:rPr>
          <w:rStyle w:val="NormalTok"/>
        </w:rPr>
        <w:t xml:space="preserve">bneg1 </w:t>
      </w:r>
      <w:r>
        <w:rPr>
          <w:rStyle w:val="OtherTok"/>
        </w:rPr>
        <w:t>&lt;-</w:t>
      </w:r>
      <w:r>
        <w:rPr>
          <w:rStyle w:val="NormalTok"/>
        </w:rPr>
        <w:t xml:space="preserve"> xbar[</w:t>
      </w:r>
      <w:r>
        <w:rPr>
          <w:rStyle w:val="DecValTok"/>
        </w:rPr>
        <w:t>1</w:t>
      </w:r>
      <w:r>
        <w:rPr>
          <w:rStyle w:val="NormalTok"/>
        </w:rPr>
        <w:t xml:space="preserve">] </w:t>
      </w:r>
      <w:r>
        <w:rPr>
          <w:rStyle w:val="SpecialCharTok"/>
        </w:rPr>
        <w:t>-</w:t>
      </w:r>
      <w:r>
        <w:rPr>
          <w:rStyle w:val="NormalTok"/>
        </w:rPr>
        <w:t xml:space="preserve"> crit1</w:t>
      </w:r>
      <w:r>
        <w:rPr>
          <w:rStyle w:val="SpecialCharTok"/>
        </w:rPr>
        <w:t>*</w:t>
      </w:r>
      <w:r>
        <w:rPr>
          <w:rStyle w:val="FunctionTok"/>
        </w:rPr>
        <w:t>sqrt</w:t>
      </w:r>
      <w:r>
        <w:rPr>
          <w:rStyle w:val="NormalTok"/>
        </w:rPr>
        <w:t>((S[</w:t>
      </w:r>
      <w:r>
        <w:rPr>
          <w:rStyle w:val="DecValTok"/>
        </w:rPr>
        <w:t>1</w:t>
      </w:r>
      <w:r>
        <w:rPr>
          <w:rStyle w:val="NormalTok"/>
        </w:rPr>
        <w:t>,</w:t>
      </w:r>
      <w:r>
        <w:rPr>
          <w:rStyle w:val="DecValTok"/>
        </w:rPr>
        <w:t>1</w:t>
      </w:r>
      <w:r>
        <w:rPr>
          <w:rStyle w:val="NormalTok"/>
        </w:rPr>
        <w:t>]</w:t>
      </w:r>
      <w:r>
        <w:rPr>
          <w:rStyle w:val="SpecialCharTok"/>
        </w:rPr>
        <w:t>/</w:t>
      </w:r>
      <w:r>
        <w:rPr>
          <w:rStyle w:val="NormalTok"/>
        </w:rPr>
        <w:t>n))</w:t>
      </w:r>
      <w:r>
        <w:br/>
      </w:r>
      <w:r>
        <w:rPr>
          <w:rStyle w:val="NormalTok"/>
        </w:rPr>
        <w:t xml:space="preserve">bpos1 </w:t>
      </w:r>
      <w:r>
        <w:rPr>
          <w:rStyle w:val="OtherTok"/>
        </w:rPr>
        <w:t>&lt;-</w:t>
      </w:r>
      <w:r>
        <w:rPr>
          <w:rStyle w:val="NormalTok"/>
        </w:rPr>
        <w:t xml:space="preserve"> xbar[</w:t>
      </w:r>
      <w:r>
        <w:rPr>
          <w:rStyle w:val="DecValTok"/>
        </w:rPr>
        <w:t>1</w:t>
      </w:r>
      <w:r>
        <w:rPr>
          <w:rStyle w:val="NormalTok"/>
        </w:rPr>
        <w:t xml:space="preserve">] </w:t>
      </w:r>
      <w:r>
        <w:rPr>
          <w:rStyle w:val="SpecialCharTok"/>
        </w:rPr>
        <w:t>+</w:t>
      </w:r>
      <w:r>
        <w:rPr>
          <w:rStyle w:val="NormalTok"/>
        </w:rPr>
        <w:t xml:space="preserve"> crit1</w:t>
      </w:r>
      <w:r>
        <w:rPr>
          <w:rStyle w:val="SpecialCharTok"/>
        </w:rPr>
        <w:t>*</w:t>
      </w:r>
      <w:r>
        <w:rPr>
          <w:rStyle w:val="FunctionTok"/>
        </w:rPr>
        <w:t>sqrt</w:t>
      </w:r>
      <w:r>
        <w:rPr>
          <w:rStyle w:val="NormalTok"/>
        </w:rPr>
        <w:t>((S[</w:t>
      </w:r>
      <w:r>
        <w:rPr>
          <w:rStyle w:val="DecValTok"/>
        </w:rPr>
        <w:t>1</w:t>
      </w:r>
      <w:r>
        <w:rPr>
          <w:rStyle w:val="NormalTok"/>
        </w:rPr>
        <w:t>,</w:t>
      </w:r>
      <w:r>
        <w:rPr>
          <w:rStyle w:val="DecValTok"/>
        </w:rPr>
        <w:t>1</w:t>
      </w:r>
      <w:r>
        <w:rPr>
          <w:rStyle w:val="NormalTok"/>
        </w:rPr>
        <w:t>]</w:t>
      </w:r>
      <w:r>
        <w:rPr>
          <w:rStyle w:val="SpecialCharTok"/>
        </w:rPr>
        <w:t>/</w:t>
      </w:r>
      <w:r>
        <w:rPr>
          <w:rStyle w:val="NormalTok"/>
        </w:rPr>
        <w:t>n))</w:t>
      </w:r>
      <w:r>
        <w:br/>
      </w:r>
      <w:r>
        <w:rPr>
          <w:rStyle w:val="FunctionTok"/>
        </w:rPr>
        <w:t>cat</w:t>
      </w:r>
      <w:r>
        <w:rPr>
          <w:rStyle w:val="NormalTok"/>
        </w:rPr>
        <w:t>(</w:t>
      </w:r>
      <w:r>
        <w:rPr>
          <w:rStyle w:val="StringTok"/>
        </w:rPr>
        <w:t>"Max Breadth: ("</w:t>
      </w:r>
      <w:r>
        <w:rPr>
          <w:rStyle w:val="NormalTok"/>
        </w:rPr>
        <w:t xml:space="preserve">, bneg1, </w:t>
      </w:r>
      <w:r>
        <w:rPr>
          <w:rStyle w:val="StringTok"/>
        </w:rPr>
        <w:t>","</w:t>
      </w:r>
      <w:r>
        <w:rPr>
          <w:rStyle w:val="NormalTok"/>
        </w:rPr>
        <w:t xml:space="preserve">, bpos1, </w:t>
      </w:r>
      <w:r>
        <w:rPr>
          <w:rStyle w:val="StringTok"/>
        </w:rPr>
        <w:t xml:space="preserve">") </w:t>
      </w:r>
      <w:r>
        <w:rPr>
          <w:rStyle w:val="SpecialCharTok"/>
        </w:rPr>
        <w:t>\n</w:t>
      </w:r>
      <w:r>
        <w:rPr>
          <w:rStyle w:val="StringTok"/>
        </w:rPr>
        <w:t>"</w:t>
      </w:r>
      <w:r>
        <w:rPr>
          <w:rStyle w:val="NormalTok"/>
        </w:rPr>
        <w:t>)</w:t>
      </w:r>
      <w:r>
        <w:br/>
      </w:r>
      <w:r>
        <w:rPr>
          <w:rStyle w:val="CommentTok"/>
        </w:rPr>
        <w:t># basibregmatic height</w:t>
      </w:r>
      <w:r>
        <w:br/>
      </w:r>
      <w:r>
        <w:rPr>
          <w:rStyle w:val="NormalTok"/>
        </w:rPr>
        <w:t xml:space="preserve">bneg2 </w:t>
      </w:r>
      <w:r>
        <w:rPr>
          <w:rStyle w:val="OtherTok"/>
        </w:rPr>
        <w:t>&lt;-</w:t>
      </w:r>
      <w:r>
        <w:rPr>
          <w:rStyle w:val="NormalTok"/>
        </w:rPr>
        <w:t xml:space="preserve"> xbar[</w:t>
      </w:r>
      <w:r>
        <w:rPr>
          <w:rStyle w:val="DecValTok"/>
        </w:rPr>
        <w:t>2</w:t>
      </w:r>
      <w:r>
        <w:rPr>
          <w:rStyle w:val="NormalTok"/>
        </w:rPr>
        <w:t xml:space="preserve">] </w:t>
      </w:r>
      <w:r>
        <w:rPr>
          <w:rStyle w:val="SpecialCharTok"/>
        </w:rPr>
        <w:t>-</w:t>
      </w:r>
      <w:r>
        <w:rPr>
          <w:rStyle w:val="NormalTok"/>
        </w:rPr>
        <w:t xml:space="preserve"> crit1</w:t>
      </w:r>
      <w:r>
        <w:rPr>
          <w:rStyle w:val="SpecialCharTok"/>
        </w:rPr>
        <w:t>*</w:t>
      </w:r>
      <w:r>
        <w:rPr>
          <w:rStyle w:val="FunctionTok"/>
        </w:rPr>
        <w:t>sqrt</w:t>
      </w:r>
      <w:r>
        <w:rPr>
          <w:rStyle w:val="NormalTok"/>
        </w:rPr>
        <w:t>((S[</w:t>
      </w:r>
      <w:r>
        <w:rPr>
          <w:rStyle w:val="DecValTok"/>
        </w:rPr>
        <w:t>2</w:t>
      </w:r>
      <w:r>
        <w:rPr>
          <w:rStyle w:val="NormalTok"/>
        </w:rPr>
        <w:t>,</w:t>
      </w:r>
      <w:r>
        <w:rPr>
          <w:rStyle w:val="DecValTok"/>
        </w:rPr>
        <w:t>2</w:t>
      </w:r>
      <w:r>
        <w:rPr>
          <w:rStyle w:val="NormalTok"/>
        </w:rPr>
        <w:t>]</w:t>
      </w:r>
      <w:r>
        <w:rPr>
          <w:rStyle w:val="SpecialCharTok"/>
        </w:rPr>
        <w:t>/</w:t>
      </w:r>
      <w:r>
        <w:rPr>
          <w:rStyle w:val="NormalTok"/>
        </w:rPr>
        <w:t>n))</w:t>
      </w:r>
      <w:r>
        <w:br/>
      </w:r>
      <w:r>
        <w:rPr>
          <w:rStyle w:val="NormalTok"/>
        </w:rPr>
        <w:t xml:space="preserve">bpos2 </w:t>
      </w:r>
      <w:r>
        <w:rPr>
          <w:rStyle w:val="OtherTok"/>
        </w:rPr>
        <w:t>&lt;-</w:t>
      </w:r>
      <w:r>
        <w:rPr>
          <w:rStyle w:val="NormalTok"/>
        </w:rPr>
        <w:t xml:space="preserve"> xbar[</w:t>
      </w:r>
      <w:r>
        <w:rPr>
          <w:rStyle w:val="DecValTok"/>
        </w:rPr>
        <w:t>2</w:t>
      </w:r>
      <w:r>
        <w:rPr>
          <w:rStyle w:val="NormalTok"/>
        </w:rPr>
        <w:t xml:space="preserve">] </w:t>
      </w:r>
      <w:r>
        <w:rPr>
          <w:rStyle w:val="SpecialCharTok"/>
        </w:rPr>
        <w:t>+</w:t>
      </w:r>
      <w:r>
        <w:rPr>
          <w:rStyle w:val="NormalTok"/>
        </w:rPr>
        <w:t xml:space="preserve"> crit1</w:t>
      </w:r>
      <w:r>
        <w:rPr>
          <w:rStyle w:val="SpecialCharTok"/>
        </w:rPr>
        <w:t>*</w:t>
      </w:r>
      <w:r>
        <w:rPr>
          <w:rStyle w:val="FunctionTok"/>
        </w:rPr>
        <w:t>sqrt</w:t>
      </w:r>
      <w:r>
        <w:rPr>
          <w:rStyle w:val="NormalTok"/>
        </w:rPr>
        <w:t>((S[</w:t>
      </w:r>
      <w:r>
        <w:rPr>
          <w:rStyle w:val="DecValTok"/>
        </w:rPr>
        <w:t>2</w:t>
      </w:r>
      <w:r>
        <w:rPr>
          <w:rStyle w:val="NormalTok"/>
        </w:rPr>
        <w:t>,</w:t>
      </w:r>
      <w:r>
        <w:rPr>
          <w:rStyle w:val="DecValTok"/>
        </w:rPr>
        <w:t>2</w:t>
      </w:r>
      <w:r>
        <w:rPr>
          <w:rStyle w:val="NormalTok"/>
        </w:rPr>
        <w:t>]</w:t>
      </w:r>
      <w:r>
        <w:rPr>
          <w:rStyle w:val="SpecialCharTok"/>
        </w:rPr>
        <w:t>/</w:t>
      </w:r>
      <w:r>
        <w:rPr>
          <w:rStyle w:val="NormalTok"/>
        </w:rPr>
        <w:t>n))</w:t>
      </w:r>
      <w:r>
        <w:br/>
      </w:r>
      <w:r>
        <w:rPr>
          <w:rStyle w:val="FunctionTok"/>
        </w:rPr>
        <w:t>cat</w:t>
      </w:r>
      <w:r>
        <w:rPr>
          <w:rStyle w:val="NormalTok"/>
        </w:rPr>
        <w:t>(</w:t>
      </w:r>
      <w:r>
        <w:rPr>
          <w:rStyle w:val="StringTok"/>
        </w:rPr>
        <w:t>"Basibregmatic Height: ("</w:t>
      </w:r>
      <w:r>
        <w:rPr>
          <w:rStyle w:val="NormalTok"/>
        </w:rPr>
        <w:t xml:space="preserve">, bneg2, </w:t>
      </w:r>
      <w:r>
        <w:rPr>
          <w:rStyle w:val="StringTok"/>
        </w:rPr>
        <w:t>","</w:t>
      </w:r>
      <w:r>
        <w:rPr>
          <w:rStyle w:val="NormalTok"/>
        </w:rPr>
        <w:t xml:space="preserve">, bpos2, </w:t>
      </w:r>
      <w:r>
        <w:rPr>
          <w:rStyle w:val="StringTok"/>
        </w:rPr>
        <w:t xml:space="preserve">") </w:t>
      </w:r>
      <w:r>
        <w:rPr>
          <w:rStyle w:val="SpecialCharTok"/>
        </w:rPr>
        <w:t>\n</w:t>
      </w:r>
      <w:r>
        <w:rPr>
          <w:rStyle w:val="StringTok"/>
        </w:rPr>
        <w:t>"</w:t>
      </w:r>
      <w:r>
        <w:rPr>
          <w:rStyle w:val="NormalTok"/>
        </w:rPr>
        <w:t>)</w:t>
      </w:r>
      <w:r>
        <w:br/>
      </w:r>
      <w:r>
        <w:rPr>
          <w:rStyle w:val="CommentTok"/>
        </w:rPr>
        <w:t># basialveolar length</w:t>
      </w:r>
      <w:r>
        <w:br/>
      </w:r>
      <w:r>
        <w:rPr>
          <w:rStyle w:val="NormalTok"/>
        </w:rPr>
        <w:t xml:space="preserve">bneg3 </w:t>
      </w:r>
      <w:r>
        <w:rPr>
          <w:rStyle w:val="OtherTok"/>
        </w:rPr>
        <w:t>&lt;-</w:t>
      </w:r>
      <w:r>
        <w:rPr>
          <w:rStyle w:val="NormalTok"/>
        </w:rPr>
        <w:t xml:space="preserve"> xbar[</w:t>
      </w:r>
      <w:r>
        <w:rPr>
          <w:rStyle w:val="DecValTok"/>
        </w:rPr>
        <w:t>3</w:t>
      </w:r>
      <w:r>
        <w:rPr>
          <w:rStyle w:val="NormalTok"/>
        </w:rPr>
        <w:t xml:space="preserve">] </w:t>
      </w:r>
      <w:r>
        <w:rPr>
          <w:rStyle w:val="SpecialCharTok"/>
        </w:rPr>
        <w:t>-</w:t>
      </w:r>
      <w:r>
        <w:rPr>
          <w:rStyle w:val="NormalTok"/>
        </w:rPr>
        <w:t xml:space="preserve"> crit1</w:t>
      </w:r>
      <w:r>
        <w:rPr>
          <w:rStyle w:val="SpecialCharTok"/>
        </w:rPr>
        <w:t>*</w:t>
      </w:r>
      <w:r>
        <w:rPr>
          <w:rStyle w:val="FunctionTok"/>
        </w:rPr>
        <w:t>sqrt</w:t>
      </w:r>
      <w:r>
        <w:rPr>
          <w:rStyle w:val="NormalTok"/>
        </w:rPr>
        <w:t>((S[</w:t>
      </w:r>
      <w:r>
        <w:rPr>
          <w:rStyle w:val="DecValTok"/>
        </w:rPr>
        <w:t>3</w:t>
      </w:r>
      <w:r>
        <w:rPr>
          <w:rStyle w:val="NormalTok"/>
        </w:rPr>
        <w:t>,</w:t>
      </w:r>
      <w:r>
        <w:rPr>
          <w:rStyle w:val="DecValTok"/>
        </w:rPr>
        <w:t>3</w:t>
      </w:r>
      <w:r>
        <w:rPr>
          <w:rStyle w:val="NormalTok"/>
        </w:rPr>
        <w:t>]</w:t>
      </w:r>
      <w:r>
        <w:rPr>
          <w:rStyle w:val="SpecialCharTok"/>
        </w:rPr>
        <w:t>/</w:t>
      </w:r>
      <w:r>
        <w:rPr>
          <w:rStyle w:val="NormalTok"/>
        </w:rPr>
        <w:t>n))</w:t>
      </w:r>
      <w:r>
        <w:br/>
      </w:r>
      <w:r>
        <w:rPr>
          <w:rStyle w:val="NormalTok"/>
        </w:rPr>
        <w:t xml:space="preserve">bpos3 </w:t>
      </w:r>
      <w:r>
        <w:rPr>
          <w:rStyle w:val="OtherTok"/>
        </w:rPr>
        <w:t>&lt;-</w:t>
      </w:r>
      <w:r>
        <w:rPr>
          <w:rStyle w:val="NormalTok"/>
        </w:rPr>
        <w:t xml:space="preserve"> xbar[</w:t>
      </w:r>
      <w:r>
        <w:rPr>
          <w:rStyle w:val="DecValTok"/>
        </w:rPr>
        <w:t>3</w:t>
      </w:r>
      <w:r>
        <w:rPr>
          <w:rStyle w:val="NormalTok"/>
        </w:rPr>
        <w:t xml:space="preserve">] </w:t>
      </w:r>
      <w:r>
        <w:rPr>
          <w:rStyle w:val="SpecialCharTok"/>
        </w:rPr>
        <w:t>+</w:t>
      </w:r>
      <w:r>
        <w:rPr>
          <w:rStyle w:val="NormalTok"/>
        </w:rPr>
        <w:t xml:space="preserve"> crit1</w:t>
      </w:r>
      <w:r>
        <w:rPr>
          <w:rStyle w:val="SpecialCharTok"/>
        </w:rPr>
        <w:t>*</w:t>
      </w:r>
      <w:r>
        <w:rPr>
          <w:rStyle w:val="FunctionTok"/>
        </w:rPr>
        <w:t>sqrt</w:t>
      </w:r>
      <w:r>
        <w:rPr>
          <w:rStyle w:val="NormalTok"/>
        </w:rPr>
        <w:t>((S[</w:t>
      </w:r>
      <w:r>
        <w:rPr>
          <w:rStyle w:val="DecValTok"/>
        </w:rPr>
        <w:t>3</w:t>
      </w:r>
      <w:r>
        <w:rPr>
          <w:rStyle w:val="NormalTok"/>
        </w:rPr>
        <w:t>,</w:t>
      </w:r>
      <w:r>
        <w:rPr>
          <w:rStyle w:val="DecValTok"/>
        </w:rPr>
        <w:t>3</w:t>
      </w:r>
      <w:r>
        <w:rPr>
          <w:rStyle w:val="NormalTok"/>
        </w:rPr>
        <w:t>]</w:t>
      </w:r>
      <w:r>
        <w:rPr>
          <w:rStyle w:val="SpecialCharTok"/>
        </w:rPr>
        <w:t>/</w:t>
      </w:r>
      <w:r>
        <w:rPr>
          <w:rStyle w:val="NormalTok"/>
        </w:rPr>
        <w:t>n))</w:t>
      </w:r>
      <w:r>
        <w:br/>
      </w:r>
      <w:r>
        <w:rPr>
          <w:rStyle w:val="FunctionTok"/>
        </w:rPr>
        <w:t>cat</w:t>
      </w:r>
      <w:r>
        <w:rPr>
          <w:rStyle w:val="NormalTok"/>
        </w:rPr>
        <w:t>(</w:t>
      </w:r>
      <w:r>
        <w:rPr>
          <w:rStyle w:val="StringTok"/>
        </w:rPr>
        <w:t>"Basialveolar Length: ("</w:t>
      </w:r>
      <w:r>
        <w:rPr>
          <w:rStyle w:val="NormalTok"/>
        </w:rPr>
        <w:t xml:space="preserve">, bneg3, </w:t>
      </w:r>
      <w:r>
        <w:rPr>
          <w:rStyle w:val="StringTok"/>
        </w:rPr>
        <w:t>","</w:t>
      </w:r>
      <w:r>
        <w:rPr>
          <w:rStyle w:val="NormalTok"/>
        </w:rPr>
        <w:t xml:space="preserve">, bpos3, </w:t>
      </w:r>
      <w:r>
        <w:rPr>
          <w:rStyle w:val="StringTok"/>
        </w:rPr>
        <w:t xml:space="preserve">") </w:t>
      </w:r>
      <w:r>
        <w:rPr>
          <w:rStyle w:val="SpecialCharTok"/>
        </w:rPr>
        <w:t>\n</w:t>
      </w:r>
      <w:r>
        <w:rPr>
          <w:rStyle w:val="StringTok"/>
        </w:rPr>
        <w:t>"</w:t>
      </w:r>
      <w:r>
        <w:rPr>
          <w:rStyle w:val="NormalTok"/>
        </w:rPr>
        <w:t>)</w:t>
      </w:r>
      <w:r>
        <w:br/>
      </w:r>
      <w:r>
        <w:rPr>
          <w:rStyle w:val="CommentTok"/>
        </w:rPr>
        <w:t># nasal height</w:t>
      </w:r>
      <w:r>
        <w:br/>
      </w:r>
      <w:r>
        <w:rPr>
          <w:rStyle w:val="NormalTok"/>
        </w:rPr>
        <w:t xml:space="preserve">bneg4 </w:t>
      </w:r>
      <w:r>
        <w:rPr>
          <w:rStyle w:val="OtherTok"/>
        </w:rPr>
        <w:t>&lt;-</w:t>
      </w:r>
      <w:r>
        <w:rPr>
          <w:rStyle w:val="NormalTok"/>
        </w:rPr>
        <w:t xml:space="preserve"> xbar[</w:t>
      </w:r>
      <w:r>
        <w:rPr>
          <w:rStyle w:val="DecValTok"/>
        </w:rPr>
        <w:t>4</w:t>
      </w:r>
      <w:r>
        <w:rPr>
          <w:rStyle w:val="NormalTok"/>
        </w:rPr>
        <w:t xml:space="preserve">] </w:t>
      </w:r>
      <w:r>
        <w:rPr>
          <w:rStyle w:val="SpecialCharTok"/>
        </w:rPr>
        <w:t>-</w:t>
      </w:r>
      <w:r>
        <w:rPr>
          <w:rStyle w:val="NormalTok"/>
        </w:rPr>
        <w:t xml:space="preserve"> crit1</w:t>
      </w:r>
      <w:r>
        <w:rPr>
          <w:rStyle w:val="SpecialCharTok"/>
        </w:rPr>
        <w:t>*</w:t>
      </w:r>
      <w:r>
        <w:rPr>
          <w:rStyle w:val="FunctionTok"/>
        </w:rPr>
        <w:t>sqrt</w:t>
      </w:r>
      <w:r>
        <w:rPr>
          <w:rStyle w:val="NormalTok"/>
        </w:rPr>
        <w:t>((S[</w:t>
      </w:r>
      <w:r>
        <w:rPr>
          <w:rStyle w:val="DecValTok"/>
        </w:rPr>
        <w:t>4</w:t>
      </w:r>
      <w:r>
        <w:rPr>
          <w:rStyle w:val="NormalTok"/>
        </w:rPr>
        <w:t>,</w:t>
      </w:r>
      <w:r>
        <w:rPr>
          <w:rStyle w:val="DecValTok"/>
        </w:rPr>
        <w:t>4</w:t>
      </w:r>
      <w:r>
        <w:rPr>
          <w:rStyle w:val="NormalTok"/>
        </w:rPr>
        <w:t>]</w:t>
      </w:r>
      <w:r>
        <w:rPr>
          <w:rStyle w:val="SpecialCharTok"/>
        </w:rPr>
        <w:t>/</w:t>
      </w:r>
      <w:r>
        <w:rPr>
          <w:rStyle w:val="NormalTok"/>
        </w:rPr>
        <w:t>n))</w:t>
      </w:r>
      <w:r>
        <w:br/>
      </w:r>
      <w:r>
        <w:rPr>
          <w:rStyle w:val="NormalTok"/>
        </w:rPr>
        <w:t xml:space="preserve">bpos4 </w:t>
      </w:r>
      <w:r>
        <w:rPr>
          <w:rStyle w:val="OtherTok"/>
        </w:rPr>
        <w:t>&lt;-</w:t>
      </w:r>
      <w:r>
        <w:rPr>
          <w:rStyle w:val="NormalTok"/>
        </w:rPr>
        <w:t xml:space="preserve"> xbar[</w:t>
      </w:r>
      <w:r>
        <w:rPr>
          <w:rStyle w:val="DecValTok"/>
        </w:rPr>
        <w:t>4</w:t>
      </w:r>
      <w:r>
        <w:rPr>
          <w:rStyle w:val="NormalTok"/>
        </w:rPr>
        <w:t xml:space="preserve">] </w:t>
      </w:r>
      <w:r>
        <w:rPr>
          <w:rStyle w:val="SpecialCharTok"/>
        </w:rPr>
        <w:t>+</w:t>
      </w:r>
      <w:r>
        <w:rPr>
          <w:rStyle w:val="NormalTok"/>
        </w:rPr>
        <w:t xml:space="preserve"> crit1</w:t>
      </w:r>
      <w:r>
        <w:rPr>
          <w:rStyle w:val="SpecialCharTok"/>
        </w:rPr>
        <w:t>*</w:t>
      </w:r>
      <w:r>
        <w:rPr>
          <w:rStyle w:val="FunctionTok"/>
        </w:rPr>
        <w:t>sqrt</w:t>
      </w:r>
      <w:r>
        <w:rPr>
          <w:rStyle w:val="NormalTok"/>
        </w:rPr>
        <w:t>((S[</w:t>
      </w:r>
      <w:r>
        <w:rPr>
          <w:rStyle w:val="DecValTok"/>
        </w:rPr>
        <w:t>4</w:t>
      </w:r>
      <w:r>
        <w:rPr>
          <w:rStyle w:val="NormalTok"/>
        </w:rPr>
        <w:t>,</w:t>
      </w:r>
      <w:r>
        <w:rPr>
          <w:rStyle w:val="DecValTok"/>
        </w:rPr>
        <w:t>4</w:t>
      </w:r>
      <w:r>
        <w:rPr>
          <w:rStyle w:val="NormalTok"/>
        </w:rPr>
        <w:t>]</w:t>
      </w:r>
      <w:r>
        <w:rPr>
          <w:rStyle w:val="SpecialCharTok"/>
        </w:rPr>
        <w:t>/</w:t>
      </w:r>
      <w:r>
        <w:rPr>
          <w:rStyle w:val="NormalTok"/>
        </w:rPr>
        <w:t>n))</w:t>
      </w:r>
      <w:r>
        <w:br/>
      </w:r>
      <w:r>
        <w:rPr>
          <w:rStyle w:val="FunctionTok"/>
        </w:rPr>
        <w:t>cat</w:t>
      </w:r>
      <w:r>
        <w:rPr>
          <w:rStyle w:val="NormalTok"/>
        </w:rPr>
        <w:t>(</w:t>
      </w:r>
      <w:r>
        <w:rPr>
          <w:rStyle w:val="StringTok"/>
        </w:rPr>
        <w:t>"Nasal Height: ("</w:t>
      </w:r>
      <w:r>
        <w:rPr>
          <w:rStyle w:val="NormalTok"/>
        </w:rPr>
        <w:t xml:space="preserve">, bneg4, </w:t>
      </w:r>
      <w:r>
        <w:rPr>
          <w:rStyle w:val="StringTok"/>
        </w:rPr>
        <w:t>","</w:t>
      </w:r>
      <w:r>
        <w:rPr>
          <w:rStyle w:val="NormalTok"/>
        </w:rPr>
        <w:t xml:space="preserve">, bpos4, </w:t>
      </w:r>
      <w:r>
        <w:rPr>
          <w:rStyle w:val="StringTok"/>
        </w:rPr>
        <w:t xml:space="preserve">") </w:t>
      </w:r>
      <w:r>
        <w:rPr>
          <w:rStyle w:val="SpecialCharTok"/>
        </w:rPr>
        <w:t>\n</w:t>
      </w:r>
      <w:r>
        <w:rPr>
          <w:rStyle w:val="StringTok"/>
        </w:rPr>
        <w:t>"</w:t>
      </w:r>
      <w:r>
        <w:rPr>
          <w:rStyle w:val="NormalTok"/>
        </w:rPr>
        <w:t>)</w:t>
      </w:r>
      <w:r>
        <w:br/>
      </w:r>
      <w:r>
        <w:rPr>
          <w:rStyle w:val="CommentTok"/>
        </w:rPr>
        <w:t># crit</w:t>
      </w:r>
      <w:r>
        <w:br/>
      </w:r>
      <w:r>
        <w:rPr>
          <w:rStyle w:val="NormalTok"/>
        </w:rPr>
        <w:t xml:space="preserve">crit2 </w:t>
      </w:r>
      <w:r>
        <w:rPr>
          <w:rStyle w:val="OtherTok"/>
        </w:rPr>
        <w:t>&lt;-</w:t>
      </w:r>
      <w:r>
        <w:rPr>
          <w:rStyle w:val="NormalTok"/>
        </w:rPr>
        <w:t xml:space="preserve"> </w:t>
      </w:r>
      <w:r>
        <w:rPr>
          <w:rStyle w:val="FunctionTok"/>
        </w:rPr>
        <w:t>qf</w:t>
      </w:r>
      <w:r>
        <w:rPr>
          <w:rStyle w:val="NormalTok"/>
        </w:rPr>
        <w:t>(</w:t>
      </w:r>
      <w:r>
        <w:rPr>
          <w:rStyle w:val="FloatTok"/>
        </w:rPr>
        <w:t>0.05</w:t>
      </w:r>
      <w:r>
        <w:rPr>
          <w:rStyle w:val="NormalTok"/>
        </w:rPr>
        <w:t xml:space="preserve">, </w:t>
      </w:r>
      <w:r>
        <w:rPr>
          <w:rStyle w:val="AttributeTok"/>
        </w:rPr>
        <w:t>df1 =</w:t>
      </w:r>
      <w:r>
        <w:rPr>
          <w:rStyle w:val="NormalTok"/>
        </w:rPr>
        <w:t xml:space="preserve"> n, </w:t>
      </w:r>
      <w:r>
        <w:rPr>
          <w:rStyle w:val="AttributeTok"/>
        </w:rPr>
        <w:t>df2 =</w:t>
      </w:r>
      <w:r>
        <w:rPr>
          <w:rStyle w:val="NormalTok"/>
        </w:rPr>
        <w:t xml:space="preserve"> p, </w:t>
      </w:r>
      <w:r>
        <w:rPr>
          <w:rStyle w:val="AttributeTok"/>
        </w:rPr>
        <w:t>lower.tail =</w:t>
      </w:r>
      <w:r>
        <w:rPr>
          <w:rStyle w:val="NormalTok"/>
        </w:rPr>
        <w:t xml:space="preserve"> </w:t>
      </w:r>
      <w:r>
        <w:rPr>
          <w:rStyle w:val="ConstantTok"/>
        </w:rPr>
        <w:t>FALSE</w:t>
      </w:r>
      <w:r>
        <w:rPr>
          <w:rStyle w:val="NormalTok"/>
        </w:rPr>
        <w:t>)</w:t>
      </w:r>
      <w:r>
        <w:br/>
      </w:r>
      <w:r>
        <w:rPr>
          <w:rStyle w:val="NormalTok"/>
        </w:rPr>
        <w:t xml:space="preserve">frac </w:t>
      </w:r>
      <w:r>
        <w:rPr>
          <w:rStyle w:val="OtherTok"/>
        </w:rPr>
        <w:t>&lt;-</w:t>
      </w:r>
      <w:r>
        <w:rPr>
          <w:rStyle w:val="NormalTok"/>
        </w:rPr>
        <w:t xml:space="preserve"> (p</w:t>
      </w:r>
      <w:r>
        <w:rPr>
          <w:rStyle w:val="SpecialCharTok"/>
        </w:rPr>
        <w:t>*</w:t>
      </w:r>
      <w:r>
        <w:rPr>
          <w:rStyle w:val="NormalTok"/>
        </w:rPr>
        <w:t>(n</w:t>
      </w:r>
      <w:r>
        <w:rPr>
          <w:rStyle w:val="DecValTok"/>
        </w:rPr>
        <w:t>-1</w:t>
      </w:r>
      <w:r>
        <w:rPr>
          <w:rStyle w:val="NormalTok"/>
        </w:rPr>
        <w:t>))</w:t>
      </w:r>
      <w:r>
        <w:rPr>
          <w:rStyle w:val="SpecialCharTok"/>
        </w:rPr>
        <w:t>/</w:t>
      </w:r>
      <w:r>
        <w:rPr>
          <w:rStyle w:val="NormalTok"/>
        </w:rPr>
        <w:t>(n</w:t>
      </w:r>
      <w:r>
        <w:rPr>
          <w:rStyle w:val="SpecialCharTok"/>
        </w:rPr>
        <w:t>-</w:t>
      </w:r>
      <w:r>
        <w:rPr>
          <w:rStyle w:val="NormalTok"/>
        </w:rPr>
        <w:t>p)</w:t>
      </w:r>
      <w:r>
        <w:br/>
      </w:r>
      <w:r>
        <w:rPr>
          <w:rStyle w:val="CommentTok"/>
        </w:rPr>
        <w:t># max breadth</w:t>
      </w:r>
      <w:r>
        <w:br/>
      </w:r>
      <w:r>
        <w:rPr>
          <w:rStyle w:val="NormalTok"/>
        </w:rPr>
        <w:t xml:space="preserve">tneg1 </w:t>
      </w:r>
      <w:r>
        <w:rPr>
          <w:rStyle w:val="OtherTok"/>
        </w:rPr>
        <w:t>&lt;-</w:t>
      </w:r>
      <w:r>
        <w:rPr>
          <w:rStyle w:val="NormalTok"/>
        </w:rPr>
        <w:t xml:space="preserve"> xbar[</w:t>
      </w:r>
      <w:r>
        <w:rPr>
          <w:rStyle w:val="DecValTok"/>
        </w:rPr>
        <w:t>1</w:t>
      </w:r>
      <w:r>
        <w:rPr>
          <w:rStyle w:val="NormalTok"/>
        </w:rPr>
        <w:t xml:space="preserve">] </w:t>
      </w:r>
      <w:r>
        <w:rPr>
          <w:rStyle w:val="SpecialCharTok"/>
        </w:rPr>
        <w:t>-</w:t>
      </w:r>
      <w:r>
        <w:rPr>
          <w:rStyle w:val="NormalTok"/>
        </w:rPr>
        <w:t xml:space="preserve"> </w:t>
      </w:r>
      <w:r>
        <w:rPr>
          <w:rStyle w:val="FunctionTok"/>
        </w:rPr>
        <w:t>sqrt</w:t>
      </w:r>
      <w:r>
        <w:rPr>
          <w:rStyle w:val="NormalTok"/>
        </w:rPr>
        <w:t>(frac</w:t>
      </w:r>
      <w:r>
        <w:rPr>
          <w:rStyle w:val="SpecialCharTok"/>
        </w:rPr>
        <w:t>*</w:t>
      </w:r>
      <w:r>
        <w:rPr>
          <w:rStyle w:val="NormalTok"/>
        </w:rPr>
        <w:t>crit2</w:t>
      </w:r>
      <w:r>
        <w:rPr>
          <w:rStyle w:val="SpecialCharTok"/>
        </w:rPr>
        <w:t>*</w:t>
      </w:r>
      <w:r>
        <w:rPr>
          <w:rStyle w:val="NormalTok"/>
        </w:rPr>
        <w:t>(S[</w:t>
      </w:r>
      <w:r>
        <w:rPr>
          <w:rStyle w:val="DecValTok"/>
        </w:rPr>
        <w:t>1</w:t>
      </w:r>
      <w:r>
        <w:rPr>
          <w:rStyle w:val="NormalTok"/>
        </w:rPr>
        <w:t>,</w:t>
      </w:r>
      <w:r>
        <w:rPr>
          <w:rStyle w:val="DecValTok"/>
        </w:rPr>
        <w:t>1</w:t>
      </w:r>
      <w:r>
        <w:rPr>
          <w:rStyle w:val="NormalTok"/>
        </w:rPr>
        <w:t>]</w:t>
      </w:r>
      <w:r>
        <w:rPr>
          <w:rStyle w:val="SpecialCharTok"/>
        </w:rPr>
        <w:t>/</w:t>
      </w:r>
      <w:r>
        <w:rPr>
          <w:rStyle w:val="NormalTok"/>
        </w:rPr>
        <w:t>n))</w:t>
      </w:r>
      <w:r>
        <w:br/>
      </w:r>
      <w:r>
        <w:rPr>
          <w:rStyle w:val="NormalTok"/>
        </w:rPr>
        <w:t xml:space="preserve">tpos1 </w:t>
      </w:r>
      <w:r>
        <w:rPr>
          <w:rStyle w:val="OtherTok"/>
        </w:rPr>
        <w:t>&lt;-</w:t>
      </w:r>
      <w:r>
        <w:rPr>
          <w:rStyle w:val="NormalTok"/>
        </w:rPr>
        <w:t xml:space="preserve"> xbar[</w:t>
      </w:r>
      <w:r>
        <w:rPr>
          <w:rStyle w:val="DecValTok"/>
        </w:rPr>
        <w:t>1</w:t>
      </w:r>
      <w:r>
        <w:rPr>
          <w:rStyle w:val="NormalTok"/>
        </w:rPr>
        <w:t xml:space="preserve">] </w:t>
      </w:r>
      <w:r>
        <w:rPr>
          <w:rStyle w:val="SpecialCharTok"/>
        </w:rPr>
        <w:t>+</w:t>
      </w:r>
      <w:r>
        <w:rPr>
          <w:rStyle w:val="NormalTok"/>
        </w:rPr>
        <w:t xml:space="preserve"> </w:t>
      </w:r>
      <w:r>
        <w:rPr>
          <w:rStyle w:val="FunctionTok"/>
        </w:rPr>
        <w:t>sqrt</w:t>
      </w:r>
      <w:r>
        <w:rPr>
          <w:rStyle w:val="NormalTok"/>
        </w:rPr>
        <w:t>(frac</w:t>
      </w:r>
      <w:r>
        <w:rPr>
          <w:rStyle w:val="SpecialCharTok"/>
        </w:rPr>
        <w:t>*</w:t>
      </w:r>
      <w:r>
        <w:rPr>
          <w:rStyle w:val="NormalTok"/>
        </w:rPr>
        <w:t>crit2</w:t>
      </w:r>
      <w:r>
        <w:rPr>
          <w:rStyle w:val="SpecialCharTok"/>
        </w:rPr>
        <w:t>*</w:t>
      </w:r>
      <w:r>
        <w:rPr>
          <w:rStyle w:val="NormalTok"/>
        </w:rPr>
        <w:t>(S[</w:t>
      </w:r>
      <w:r>
        <w:rPr>
          <w:rStyle w:val="DecValTok"/>
        </w:rPr>
        <w:t>1</w:t>
      </w:r>
      <w:r>
        <w:rPr>
          <w:rStyle w:val="NormalTok"/>
        </w:rPr>
        <w:t>,</w:t>
      </w:r>
      <w:r>
        <w:rPr>
          <w:rStyle w:val="DecValTok"/>
        </w:rPr>
        <w:t>1</w:t>
      </w:r>
      <w:r>
        <w:rPr>
          <w:rStyle w:val="NormalTok"/>
        </w:rPr>
        <w:t>]</w:t>
      </w:r>
      <w:r>
        <w:rPr>
          <w:rStyle w:val="SpecialCharTok"/>
        </w:rPr>
        <w:t>/</w:t>
      </w:r>
      <w:r>
        <w:rPr>
          <w:rStyle w:val="NormalTok"/>
        </w:rPr>
        <w:t>n))</w:t>
      </w:r>
      <w:r>
        <w:br/>
      </w:r>
      <w:r>
        <w:rPr>
          <w:rStyle w:val="FunctionTok"/>
        </w:rPr>
        <w:t>cat</w:t>
      </w:r>
      <w:r>
        <w:rPr>
          <w:rStyle w:val="NormalTok"/>
        </w:rPr>
        <w:t>(</w:t>
      </w:r>
      <w:r>
        <w:rPr>
          <w:rStyle w:val="StringTok"/>
        </w:rPr>
        <w:t>"Max Breadth: ("</w:t>
      </w:r>
      <w:r>
        <w:rPr>
          <w:rStyle w:val="NormalTok"/>
        </w:rPr>
        <w:t xml:space="preserve">, tneg1, </w:t>
      </w:r>
      <w:r>
        <w:rPr>
          <w:rStyle w:val="StringTok"/>
        </w:rPr>
        <w:t>","</w:t>
      </w:r>
      <w:r>
        <w:rPr>
          <w:rStyle w:val="NormalTok"/>
        </w:rPr>
        <w:t xml:space="preserve">, tpos1, </w:t>
      </w:r>
      <w:r>
        <w:rPr>
          <w:rStyle w:val="StringTok"/>
        </w:rPr>
        <w:t xml:space="preserve">") </w:t>
      </w:r>
      <w:r>
        <w:rPr>
          <w:rStyle w:val="SpecialCharTok"/>
        </w:rPr>
        <w:t>\n</w:t>
      </w:r>
      <w:r>
        <w:rPr>
          <w:rStyle w:val="StringTok"/>
        </w:rPr>
        <w:t>"</w:t>
      </w:r>
      <w:r>
        <w:rPr>
          <w:rStyle w:val="NormalTok"/>
        </w:rPr>
        <w:t>)</w:t>
      </w:r>
      <w:r>
        <w:br/>
      </w:r>
      <w:r>
        <w:rPr>
          <w:rStyle w:val="CommentTok"/>
        </w:rPr>
        <w:t># basibregmatic height</w:t>
      </w:r>
      <w:r>
        <w:br/>
      </w:r>
      <w:r>
        <w:rPr>
          <w:rStyle w:val="NormalTok"/>
        </w:rPr>
        <w:t xml:space="preserve">tneg2 </w:t>
      </w:r>
      <w:r>
        <w:rPr>
          <w:rStyle w:val="OtherTok"/>
        </w:rPr>
        <w:t>&lt;-</w:t>
      </w:r>
      <w:r>
        <w:rPr>
          <w:rStyle w:val="NormalTok"/>
        </w:rPr>
        <w:t xml:space="preserve"> xbar[</w:t>
      </w:r>
      <w:r>
        <w:rPr>
          <w:rStyle w:val="DecValTok"/>
        </w:rPr>
        <w:t>2</w:t>
      </w:r>
      <w:r>
        <w:rPr>
          <w:rStyle w:val="NormalTok"/>
        </w:rPr>
        <w:t xml:space="preserve">] </w:t>
      </w:r>
      <w:r>
        <w:rPr>
          <w:rStyle w:val="SpecialCharTok"/>
        </w:rPr>
        <w:t>-</w:t>
      </w:r>
      <w:r>
        <w:rPr>
          <w:rStyle w:val="NormalTok"/>
        </w:rPr>
        <w:t xml:space="preserve"> </w:t>
      </w:r>
      <w:r>
        <w:rPr>
          <w:rStyle w:val="FunctionTok"/>
        </w:rPr>
        <w:t>sqrt</w:t>
      </w:r>
      <w:r>
        <w:rPr>
          <w:rStyle w:val="NormalTok"/>
        </w:rPr>
        <w:t>(frac</w:t>
      </w:r>
      <w:r>
        <w:rPr>
          <w:rStyle w:val="SpecialCharTok"/>
        </w:rPr>
        <w:t>*</w:t>
      </w:r>
      <w:r>
        <w:rPr>
          <w:rStyle w:val="NormalTok"/>
        </w:rPr>
        <w:t>crit2</w:t>
      </w:r>
      <w:r>
        <w:rPr>
          <w:rStyle w:val="SpecialCharTok"/>
        </w:rPr>
        <w:t>*</w:t>
      </w:r>
      <w:r>
        <w:rPr>
          <w:rStyle w:val="NormalTok"/>
        </w:rPr>
        <w:t>(S[</w:t>
      </w:r>
      <w:r>
        <w:rPr>
          <w:rStyle w:val="DecValTok"/>
        </w:rPr>
        <w:t>2</w:t>
      </w:r>
      <w:r>
        <w:rPr>
          <w:rStyle w:val="NormalTok"/>
        </w:rPr>
        <w:t>,</w:t>
      </w:r>
      <w:r>
        <w:rPr>
          <w:rStyle w:val="DecValTok"/>
        </w:rPr>
        <w:t>2</w:t>
      </w:r>
      <w:r>
        <w:rPr>
          <w:rStyle w:val="NormalTok"/>
        </w:rPr>
        <w:t>]</w:t>
      </w:r>
      <w:r>
        <w:rPr>
          <w:rStyle w:val="SpecialCharTok"/>
        </w:rPr>
        <w:t>/</w:t>
      </w:r>
      <w:r>
        <w:rPr>
          <w:rStyle w:val="NormalTok"/>
        </w:rPr>
        <w:t>n))</w:t>
      </w:r>
      <w:r>
        <w:br/>
      </w:r>
      <w:r>
        <w:rPr>
          <w:rStyle w:val="NormalTok"/>
        </w:rPr>
        <w:t xml:space="preserve">tpos2 </w:t>
      </w:r>
      <w:r>
        <w:rPr>
          <w:rStyle w:val="OtherTok"/>
        </w:rPr>
        <w:t>&lt;-</w:t>
      </w:r>
      <w:r>
        <w:rPr>
          <w:rStyle w:val="NormalTok"/>
        </w:rPr>
        <w:t xml:space="preserve"> xbar[</w:t>
      </w:r>
      <w:r>
        <w:rPr>
          <w:rStyle w:val="DecValTok"/>
        </w:rPr>
        <w:t>2</w:t>
      </w:r>
      <w:r>
        <w:rPr>
          <w:rStyle w:val="NormalTok"/>
        </w:rPr>
        <w:t xml:space="preserve">] </w:t>
      </w:r>
      <w:r>
        <w:rPr>
          <w:rStyle w:val="SpecialCharTok"/>
        </w:rPr>
        <w:t>+</w:t>
      </w:r>
      <w:r>
        <w:rPr>
          <w:rStyle w:val="NormalTok"/>
        </w:rPr>
        <w:t xml:space="preserve"> </w:t>
      </w:r>
      <w:r>
        <w:rPr>
          <w:rStyle w:val="FunctionTok"/>
        </w:rPr>
        <w:t>sqrt</w:t>
      </w:r>
      <w:r>
        <w:rPr>
          <w:rStyle w:val="NormalTok"/>
        </w:rPr>
        <w:t>(frac</w:t>
      </w:r>
      <w:r>
        <w:rPr>
          <w:rStyle w:val="SpecialCharTok"/>
        </w:rPr>
        <w:t>*</w:t>
      </w:r>
      <w:r>
        <w:rPr>
          <w:rStyle w:val="NormalTok"/>
        </w:rPr>
        <w:t>crit2</w:t>
      </w:r>
      <w:r>
        <w:rPr>
          <w:rStyle w:val="SpecialCharTok"/>
        </w:rPr>
        <w:t>*</w:t>
      </w:r>
      <w:r>
        <w:rPr>
          <w:rStyle w:val="NormalTok"/>
        </w:rPr>
        <w:t>(S[</w:t>
      </w:r>
      <w:r>
        <w:rPr>
          <w:rStyle w:val="DecValTok"/>
        </w:rPr>
        <w:t>2</w:t>
      </w:r>
      <w:r>
        <w:rPr>
          <w:rStyle w:val="NormalTok"/>
        </w:rPr>
        <w:t>,</w:t>
      </w:r>
      <w:r>
        <w:rPr>
          <w:rStyle w:val="DecValTok"/>
        </w:rPr>
        <w:t>2</w:t>
      </w:r>
      <w:r>
        <w:rPr>
          <w:rStyle w:val="NormalTok"/>
        </w:rPr>
        <w:t>]</w:t>
      </w:r>
      <w:r>
        <w:rPr>
          <w:rStyle w:val="SpecialCharTok"/>
        </w:rPr>
        <w:t>/</w:t>
      </w:r>
      <w:r>
        <w:rPr>
          <w:rStyle w:val="NormalTok"/>
        </w:rPr>
        <w:t>n))</w:t>
      </w:r>
      <w:r>
        <w:br/>
      </w:r>
      <w:r>
        <w:rPr>
          <w:rStyle w:val="FunctionTok"/>
        </w:rPr>
        <w:t>cat</w:t>
      </w:r>
      <w:r>
        <w:rPr>
          <w:rStyle w:val="NormalTok"/>
        </w:rPr>
        <w:t>(</w:t>
      </w:r>
      <w:r>
        <w:rPr>
          <w:rStyle w:val="StringTok"/>
        </w:rPr>
        <w:t>"Basibregmatic Height: ("</w:t>
      </w:r>
      <w:r>
        <w:rPr>
          <w:rStyle w:val="NormalTok"/>
        </w:rPr>
        <w:t xml:space="preserve">, tneg2, </w:t>
      </w:r>
      <w:r>
        <w:rPr>
          <w:rStyle w:val="StringTok"/>
        </w:rPr>
        <w:t>","</w:t>
      </w:r>
      <w:r>
        <w:rPr>
          <w:rStyle w:val="NormalTok"/>
        </w:rPr>
        <w:t xml:space="preserve">, tpos2, </w:t>
      </w:r>
      <w:r>
        <w:rPr>
          <w:rStyle w:val="StringTok"/>
        </w:rPr>
        <w:t xml:space="preserve">") </w:t>
      </w:r>
      <w:r>
        <w:rPr>
          <w:rStyle w:val="SpecialCharTok"/>
        </w:rPr>
        <w:t>\n</w:t>
      </w:r>
      <w:r>
        <w:rPr>
          <w:rStyle w:val="StringTok"/>
        </w:rPr>
        <w:t>"</w:t>
      </w:r>
      <w:r>
        <w:rPr>
          <w:rStyle w:val="NormalTok"/>
        </w:rPr>
        <w:t>)</w:t>
      </w:r>
      <w:r>
        <w:br/>
      </w:r>
      <w:r>
        <w:rPr>
          <w:rStyle w:val="CommentTok"/>
        </w:rPr>
        <w:t># basialveolar length</w:t>
      </w:r>
      <w:r>
        <w:br/>
      </w:r>
      <w:r>
        <w:rPr>
          <w:rStyle w:val="NormalTok"/>
        </w:rPr>
        <w:lastRenderedPageBreak/>
        <w:t xml:space="preserve">tneg3 </w:t>
      </w:r>
      <w:r>
        <w:rPr>
          <w:rStyle w:val="OtherTok"/>
        </w:rPr>
        <w:t>&lt;-</w:t>
      </w:r>
      <w:r>
        <w:rPr>
          <w:rStyle w:val="NormalTok"/>
        </w:rPr>
        <w:t xml:space="preserve"> xbar[</w:t>
      </w:r>
      <w:r>
        <w:rPr>
          <w:rStyle w:val="DecValTok"/>
        </w:rPr>
        <w:t>3</w:t>
      </w:r>
      <w:r>
        <w:rPr>
          <w:rStyle w:val="NormalTok"/>
        </w:rPr>
        <w:t xml:space="preserve">] </w:t>
      </w:r>
      <w:r>
        <w:rPr>
          <w:rStyle w:val="SpecialCharTok"/>
        </w:rPr>
        <w:t>-</w:t>
      </w:r>
      <w:r>
        <w:rPr>
          <w:rStyle w:val="NormalTok"/>
        </w:rPr>
        <w:t xml:space="preserve"> </w:t>
      </w:r>
      <w:r>
        <w:rPr>
          <w:rStyle w:val="FunctionTok"/>
        </w:rPr>
        <w:t>sqrt</w:t>
      </w:r>
      <w:r>
        <w:rPr>
          <w:rStyle w:val="NormalTok"/>
        </w:rPr>
        <w:t>(frac</w:t>
      </w:r>
      <w:r>
        <w:rPr>
          <w:rStyle w:val="SpecialCharTok"/>
        </w:rPr>
        <w:t>*</w:t>
      </w:r>
      <w:r>
        <w:rPr>
          <w:rStyle w:val="NormalTok"/>
        </w:rPr>
        <w:t>crit2</w:t>
      </w:r>
      <w:r>
        <w:rPr>
          <w:rStyle w:val="SpecialCharTok"/>
        </w:rPr>
        <w:t>*</w:t>
      </w:r>
      <w:r>
        <w:rPr>
          <w:rStyle w:val="NormalTok"/>
        </w:rPr>
        <w:t>(S[</w:t>
      </w:r>
      <w:r>
        <w:rPr>
          <w:rStyle w:val="DecValTok"/>
        </w:rPr>
        <w:t>3</w:t>
      </w:r>
      <w:r>
        <w:rPr>
          <w:rStyle w:val="NormalTok"/>
        </w:rPr>
        <w:t>,</w:t>
      </w:r>
      <w:r>
        <w:rPr>
          <w:rStyle w:val="DecValTok"/>
        </w:rPr>
        <w:t>3</w:t>
      </w:r>
      <w:r>
        <w:rPr>
          <w:rStyle w:val="NormalTok"/>
        </w:rPr>
        <w:t>]</w:t>
      </w:r>
      <w:r>
        <w:rPr>
          <w:rStyle w:val="SpecialCharTok"/>
        </w:rPr>
        <w:t>/</w:t>
      </w:r>
      <w:r>
        <w:rPr>
          <w:rStyle w:val="NormalTok"/>
        </w:rPr>
        <w:t>n))</w:t>
      </w:r>
      <w:r>
        <w:br/>
      </w:r>
      <w:r>
        <w:rPr>
          <w:rStyle w:val="NormalTok"/>
        </w:rPr>
        <w:t xml:space="preserve">tpos3 </w:t>
      </w:r>
      <w:r>
        <w:rPr>
          <w:rStyle w:val="OtherTok"/>
        </w:rPr>
        <w:t>&lt;-</w:t>
      </w:r>
      <w:r>
        <w:rPr>
          <w:rStyle w:val="NormalTok"/>
        </w:rPr>
        <w:t xml:space="preserve"> xbar[</w:t>
      </w:r>
      <w:r>
        <w:rPr>
          <w:rStyle w:val="DecValTok"/>
        </w:rPr>
        <w:t>3</w:t>
      </w:r>
      <w:r>
        <w:rPr>
          <w:rStyle w:val="NormalTok"/>
        </w:rPr>
        <w:t xml:space="preserve">] </w:t>
      </w:r>
      <w:r>
        <w:rPr>
          <w:rStyle w:val="SpecialCharTok"/>
        </w:rPr>
        <w:t>+</w:t>
      </w:r>
      <w:r>
        <w:rPr>
          <w:rStyle w:val="NormalTok"/>
        </w:rPr>
        <w:t xml:space="preserve"> </w:t>
      </w:r>
      <w:r>
        <w:rPr>
          <w:rStyle w:val="FunctionTok"/>
        </w:rPr>
        <w:t>sqrt</w:t>
      </w:r>
      <w:r>
        <w:rPr>
          <w:rStyle w:val="NormalTok"/>
        </w:rPr>
        <w:t>(frac</w:t>
      </w:r>
      <w:r>
        <w:rPr>
          <w:rStyle w:val="SpecialCharTok"/>
        </w:rPr>
        <w:t>*</w:t>
      </w:r>
      <w:r>
        <w:rPr>
          <w:rStyle w:val="NormalTok"/>
        </w:rPr>
        <w:t>crit2</w:t>
      </w:r>
      <w:r>
        <w:rPr>
          <w:rStyle w:val="SpecialCharTok"/>
        </w:rPr>
        <w:t>*</w:t>
      </w:r>
      <w:r>
        <w:rPr>
          <w:rStyle w:val="NormalTok"/>
        </w:rPr>
        <w:t>(S[</w:t>
      </w:r>
      <w:r>
        <w:rPr>
          <w:rStyle w:val="DecValTok"/>
        </w:rPr>
        <w:t>3</w:t>
      </w:r>
      <w:r>
        <w:rPr>
          <w:rStyle w:val="NormalTok"/>
        </w:rPr>
        <w:t>,</w:t>
      </w:r>
      <w:r>
        <w:rPr>
          <w:rStyle w:val="DecValTok"/>
        </w:rPr>
        <w:t>3</w:t>
      </w:r>
      <w:r>
        <w:rPr>
          <w:rStyle w:val="NormalTok"/>
        </w:rPr>
        <w:t>]</w:t>
      </w:r>
      <w:r>
        <w:rPr>
          <w:rStyle w:val="SpecialCharTok"/>
        </w:rPr>
        <w:t>/</w:t>
      </w:r>
      <w:r>
        <w:rPr>
          <w:rStyle w:val="NormalTok"/>
        </w:rPr>
        <w:t>n))</w:t>
      </w:r>
      <w:r>
        <w:br/>
      </w:r>
      <w:r>
        <w:rPr>
          <w:rStyle w:val="FunctionTok"/>
        </w:rPr>
        <w:t>cat</w:t>
      </w:r>
      <w:r>
        <w:rPr>
          <w:rStyle w:val="NormalTok"/>
        </w:rPr>
        <w:t>(</w:t>
      </w:r>
      <w:r>
        <w:rPr>
          <w:rStyle w:val="StringTok"/>
        </w:rPr>
        <w:t>"Basialveolar Length: ("</w:t>
      </w:r>
      <w:r>
        <w:rPr>
          <w:rStyle w:val="NormalTok"/>
        </w:rPr>
        <w:t xml:space="preserve">, tneg3, </w:t>
      </w:r>
      <w:r>
        <w:rPr>
          <w:rStyle w:val="StringTok"/>
        </w:rPr>
        <w:t>","</w:t>
      </w:r>
      <w:r>
        <w:rPr>
          <w:rStyle w:val="NormalTok"/>
        </w:rPr>
        <w:t xml:space="preserve">, tpos3, </w:t>
      </w:r>
      <w:r>
        <w:rPr>
          <w:rStyle w:val="StringTok"/>
        </w:rPr>
        <w:t xml:space="preserve">") </w:t>
      </w:r>
      <w:r>
        <w:rPr>
          <w:rStyle w:val="SpecialCharTok"/>
        </w:rPr>
        <w:t>\n</w:t>
      </w:r>
      <w:r>
        <w:rPr>
          <w:rStyle w:val="StringTok"/>
        </w:rPr>
        <w:t>"</w:t>
      </w:r>
      <w:r>
        <w:rPr>
          <w:rStyle w:val="NormalTok"/>
        </w:rPr>
        <w:t>)</w:t>
      </w:r>
      <w:r>
        <w:br/>
      </w:r>
      <w:r>
        <w:rPr>
          <w:rStyle w:val="CommentTok"/>
        </w:rPr>
        <w:t># nasal height</w:t>
      </w:r>
      <w:r>
        <w:br/>
      </w:r>
      <w:r>
        <w:rPr>
          <w:rStyle w:val="NormalTok"/>
        </w:rPr>
        <w:t xml:space="preserve">tneg4 </w:t>
      </w:r>
      <w:r>
        <w:rPr>
          <w:rStyle w:val="OtherTok"/>
        </w:rPr>
        <w:t>&lt;-</w:t>
      </w:r>
      <w:r>
        <w:rPr>
          <w:rStyle w:val="NormalTok"/>
        </w:rPr>
        <w:t xml:space="preserve"> xbar[</w:t>
      </w:r>
      <w:r>
        <w:rPr>
          <w:rStyle w:val="DecValTok"/>
        </w:rPr>
        <w:t>4</w:t>
      </w:r>
      <w:r>
        <w:rPr>
          <w:rStyle w:val="NormalTok"/>
        </w:rPr>
        <w:t xml:space="preserve">] </w:t>
      </w:r>
      <w:r>
        <w:rPr>
          <w:rStyle w:val="SpecialCharTok"/>
        </w:rPr>
        <w:t>-</w:t>
      </w:r>
      <w:r>
        <w:rPr>
          <w:rStyle w:val="NormalTok"/>
        </w:rPr>
        <w:t xml:space="preserve"> </w:t>
      </w:r>
      <w:r>
        <w:rPr>
          <w:rStyle w:val="FunctionTok"/>
        </w:rPr>
        <w:t>sqrt</w:t>
      </w:r>
      <w:r>
        <w:rPr>
          <w:rStyle w:val="NormalTok"/>
        </w:rPr>
        <w:t>(frac</w:t>
      </w:r>
      <w:r>
        <w:rPr>
          <w:rStyle w:val="SpecialCharTok"/>
        </w:rPr>
        <w:t>*</w:t>
      </w:r>
      <w:r>
        <w:rPr>
          <w:rStyle w:val="NormalTok"/>
        </w:rPr>
        <w:t>crit2</w:t>
      </w:r>
      <w:r>
        <w:rPr>
          <w:rStyle w:val="SpecialCharTok"/>
        </w:rPr>
        <w:t>*</w:t>
      </w:r>
      <w:r>
        <w:rPr>
          <w:rStyle w:val="NormalTok"/>
        </w:rPr>
        <w:t>(S[</w:t>
      </w:r>
      <w:r>
        <w:rPr>
          <w:rStyle w:val="DecValTok"/>
        </w:rPr>
        <w:t>4</w:t>
      </w:r>
      <w:r>
        <w:rPr>
          <w:rStyle w:val="NormalTok"/>
        </w:rPr>
        <w:t>,</w:t>
      </w:r>
      <w:r>
        <w:rPr>
          <w:rStyle w:val="DecValTok"/>
        </w:rPr>
        <w:t>4</w:t>
      </w:r>
      <w:r>
        <w:rPr>
          <w:rStyle w:val="NormalTok"/>
        </w:rPr>
        <w:t>]</w:t>
      </w:r>
      <w:r>
        <w:rPr>
          <w:rStyle w:val="SpecialCharTok"/>
        </w:rPr>
        <w:t>/</w:t>
      </w:r>
      <w:r>
        <w:rPr>
          <w:rStyle w:val="NormalTok"/>
        </w:rPr>
        <w:t>n))</w:t>
      </w:r>
      <w:r>
        <w:br/>
      </w:r>
      <w:r>
        <w:rPr>
          <w:rStyle w:val="NormalTok"/>
        </w:rPr>
        <w:t xml:space="preserve">tpos4 </w:t>
      </w:r>
      <w:r>
        <w:rPr>
          <w:rStyle w:val="OtherTok"/>
        </w:rPr>
        <w:t>&lt;-</w:t>
      </w:r>
      <w:r>
        <w:rPr>
          <w:rStyle w:val="NormalTok"/>
        </w:rPr>
        <w:t xml:space="preserve"> xbar[</w:t>
      </w:r>
      <w:r>
        <w:rPr>
          <w:rStyle w:val="DecValTok"/>
        </w:rPr>
        <w:t>4</w:t>
      </w:r>
      <w:r>
        <w:rPr>
          <w:rStyle w:val="NormalTok"/>
        </w:rPr>
        <w:t xml:space="preserve">] </w:t>
      </w:r>
      <w:r>
        <w:rPr>
          <w:rStyle w:val="SpecialCharTok"/>
        </w:rPr>
        <w:t>+</w:t>
      </w:r>
      <w:r>
        <w:rPr>
          <w:rStyle w:val="NormalTok"/>
        </w:rPr>
        <w:t xml:space="preserve"> </w:t>
      </w:r>
      <w:r>
        <w:rPr>
          <w:rStyle w:val="FunctionTok"/>
        </w:rPr>
        <w:t>sqrt</w:t>
      </w:r>
      <w:r>
        <w:rPr>
          <w:rStyle w:val="NormalTok"/>
        </w:rPr>
        <w:t>(frac</w:t>
      </w:r>
      <w:r>
        <w:rPr>
          <w:rStyle w:val="SpecialCharTok"/>
        </w:rPr>
        <w:t>*</w:t>
      </w:r>
      <w:r>
        <w:rPr>
          <w:rStyle w:val="NormalTok"/>
        </w:rPr>
        <w:t>crit2</w:t>
      </w:r>
      <w:r>
        <w:rPr>
          <w:rStyle w:val="SpecialCharTok"/>
        </w:rPr>
        <w:t>*</w:t>
      </w:r>
      <w:r>
        <w:rPr>
          <w:rStyle w:val="NormalTok"/>
        </w:rPr>
        <w:t>(S[</w:t>
      </w:r>
      <w:r>
        <w:rPr>
          <w:rStyle w:val="DecValTok"/>
        </w:rPr>
        <w:t>4</w:t>
      </w:r>
      <w:r>
        <w:rPr>
          <w:rStyle w:val="NormalTok"/>
        </w:rPr>
        <w:t>,</w:t>
      </w:r>
      <w:r>
        <w:rPr>
          <w:rStyle w:val="DecValTok"/>
        </w:rPr>
        <w:t>4</w:t>
      </w:r>
      <w:r>
        <w:rPr>
          <w:rStyle w:val="NormalTok"/>
        </w:rPr>
        <w:t>]</w:t>
      </w:r>
      <w:r>
        <w:rPr>
          <w:rStyle w:val="SpecialCharTok"/>
        </w:rPr>
        <w:t>/</w:t>
      </w:r>
      <w:r>
        <w:rPr>
          <w:rStyle w:val="NormalTok"/>
        </w:rPr>
        <w:t>n))</w:t>
      </w:r>
      <w:r>
        <w:br/>
      </w:r>
      <w:r>
        <w:rPr>
          <w:rStyle w:val="FunctionTok"/>
        </w:rPr>
        <w:t>cat</w:t>
      </w:r>
      <w:r>
        <w:rPr>
          <w:rStyle w:val="NormalTok"/>
        </w:rPr>
        <w:t>(</w:t>
      </w:r>
      <w:r>
        <w:rPr>
          <w:rStyle w:val="StringTok"/>
        </w:rPr>
        <w:t>"Nasal Height: ("</w:t>
      </w:r>
      <w:r>
        <w:rPr>
          <w:rStyle w:val="NormalTok"/>
        </w:rPr>
        <w:t xml:space="preserve">, tneg4, </w:t>
      </w:r>
      <w:r>
        <w:rPr>
          <w:rStyle w:val="StringTok"/>
        </w:rPr>
        <w:t>","</w:t>
      </w:r>
      <w:r>
        <w:rPr>
          <w:rStyle w:val="NormalTok"/>
        </w:rPr>
        <w:t xml:space="preserve">, tpos4, </w:t>
      </w:r>
      <w:r>
        <w:rPr>
          <w:rStyle w:val="StringTok"/>
        </w:rPr>
        <w:t xml:space="preserve">") </w:t>
      </w:r>
      <w:r>
        <w:rPr>
          <w:rStyle w:val="SpecialCharTok"/>
        </w:rPr>
        <w:t>\n</w:t>
      </w:r>
      <w:r>
        <w:rPr>
          <w:rStyle w:val="StringTok"/>
        </w:rPr>
        <w:t>"</w:t>
      </w:r>
      <w:r>
        <w:rPr>
          <w:rStyle w:val="NormalTok"/>
        </w:rPr>
        <w:t>)</w:t>
      </w:r>
      <w:r>
        <w:br/>
      </w:r>
      <w:r>
        <w:rPr>
          <w:rStyle w:val="NormalTok"/>
        </w:rPr>
        <w:t xml:space="preserve">Bonferroni </w:t>
      </w:r>
      <w:r>
        <w:rPr>
          <w:rStyle w:val="OtherTok"/>
        </w:rPr>
        <w:t>&lt;-</w:t>
      </w:r>
      <w:r>
        <w:rPr>
          <w:rStyle w:val="NormalTok"/>
        </w:rPr>
        <w:t xml:space="preserve"> </w:t>
      </w:r>
      <w:r>
        <w:rPr>
          <w:rStyle w:val="FunctionTok"/>
        </w:rPr>
        <w:t>c</w:t>
      </w:r>
      <w:r>
        <w:rPr>
          <w:rStyle w:val="NormalTok"/>
        </w:rPr>
        <w:t>(bpos1</w:t>
      </w:r>
      <w:r>
        <w:rPr>
          <w:rStyle w:val="SpecialCharTok"/>
        </w:rPr>
        <w:t>-</w:t>
      </w:r>
      <w:r>
        <w:rPr>
          <w:rStyle w:val="NormalTok"/>
        </w:rPr>
        <w:t>bneg1, bpos2</w:t>
      </w:r>
      <w:r>
        <w:rPr>
          <w:rStyle w:val="SpecialCharTok"/>
        </w:rPr>
        <w:t>-</w:t>
      </w:r>
      <w:r>
        <w:rPr>
          <w:rStyle w:val="NormalTok"/>
        </w:rPr>
        <w:t>bneg2, bpos3</w:t>
      </w:r>
      <w:r>
        <w:rPr>
          <w:rStyle w:val="SpecialCharTok"/>
        </w:rPr>
        <w:t>-</w:t>
      </w:r>
      <w:r>
        <w:rPr>
          <w:rStyle w:val="NormalTok"/>
        </w:rPr>
        <w:t>bneg3, bpos4</w:t>
      </w:r>
      <w:r>
        <w:rPr>
          <w:rStyle w:val="SpecialCharTok"/>
        </w:rPr>
        <w:t>-</w:t>
      </w:r>
      <w:r>
        <w:rPr>
          <w:rStyle w:val="NormalTok"/>
        </w:rPr>
        <w:t>bneg4)</w:t>
      </w:r>
      <w:r>
        <w:br/>
      </w:r>
      <w:r>
        <w:rPr>
          <w:rStyle w:val="NormalTok"/>
        </w:rPr>
        <w:t xml:space="preserve">T2 </w:t>
      </w:r>
      <w:r>
        <w:rPr>
          <w:rStyle w:val="OtherTok"/>
        </w:rPr>
        <w:t>&lt;-</w:t>
      </w:r>
      <w:r>
        <w:rPr>
          <w:rStyle w:val="NormalTok"/>
        </w:rPr>
        <w:t xml:space="preserve"> </w:t>
      </w:r>
      <w:r>
        <w:rPr>
          <w:rStyle w:val="FunctionTok"/>
        </w:rPr>
        <w:t>c</w:t>
      </w:r>
      <w:r>
        <w:rPr>
          <w:rStyle w:val="NormalTok"/>
        </w:rPr>
        <w:t>(tpos1</w:t>
      </w:r>
      <w:r>
        <w:rPr>
          <w:rStyle w:val="SpecialCharTok"/>
        </w:rPr>
        <w:t>-</w:t>
      </w:r>
      <w:r>
        <w:rPr>
          <w:rStyle w:val="NormalTok"/>
        </w:rPr>
        <w:t>tneg1, tpos2</w:t>
      </w:r>
      <w:r>
        <w:rPr>
          <w:rStyle w:val="SpecialCharTok"/>
        </w:rPr>
        <w:t>-</w:t>
      </w:r>
      <w:r>
        <w:rPr>
          <w:rStyle w:val="NormalTok"/>
        </w:rPr>
        <w:t>tneg2, tpos3</w:t>
      </w:r>
      <w:r>
        <w:rPr>
          <w:rStyle w:val="SpecialCharTok"/>
        </w:rPr>
        <w:t>-</w:t>
      </w:r>
      <w:r>
        <w:rPr>
          <w:rStyle w:val="NormalTok"/>
        </w:rPr>
        <w:t>tneg3, tpos4</w:t>
      </w:r>
      <w:r>
        <w:rPr>
          <w:rStyle w:val="SpecialCharTok"/>
        </w:rPr>
        <w:t>-</w:t>
      </w:r>
      <w:r>
        <w:rPr>
          <w:rStyle w:val="NormalTok"/>
        </w:rPr>
        <w:t>tneg4)</w:t>
      </w:r>
      <w:r>
        <w:br/>
      </w:r>
      <w:r>
        <w:rPr>
          <w:rStyle w:val="FunctionTok"/>
        </w:rPr>
        <w:t>cbind</w:t>
      </w:r>
      <w:r>
        <w:rPr>
          <w:rStyle w:val="NormalTok"/>
        </w:rPr>
        <w:t>(Bonferroni, T2)</w:t>
      </w:r>
      <w:r>
        <w:br/>
      </w:r>
      <w:r>
        <w:rPr>
          <w:rStyle w:val="CommentTok"/>
        </w:rPr>
        <w:t># xbar</w:t>
      </w:r>
      <w:r>
        <w:br/>
      </w:r>
      <w:r>
        <w:rPr>
          <w:rStyle w:val="NormalTok"/>
        </w:rPr>
        <w:t xml:space="preserve">xbarMat </w:t>
      </w:r>
      <w:r>
        <w:rPr>
          <w:rStyle w:val="OtherTok"/>
        </w:rPr>
        <w:t>&lt;-</w:t>
      </w:r>
      <w:r>
        <w:rPr>
          <w:rStyle w:val="NormalTok"/>
        </w:rPr>
        <w:t xml:space="preserve"> </w:t>
      </w:r>
      <w:r>
        <w:rPr>
          <w:rStyle w:val="FunctionTok"/>
        </w:rPr>
        <w:t>c</w:t>
      </w:r>
      <w:r>
        <w:rPr>
          <w:rStyle w:val="NormalTok"/>
        </w:rPr>
        <w:t>(</w:t>
      </w:r>
      <w:r>
        <w:rPr>
          <w:rStyle w:val="FloatTok"/>
        </w:rPr>
        <w:t>0.766</w:t>
      </w:r>
      <w:r>
        <w:rPr>
          <w:rStyle w:val="NormalTok"/>
        </w:rPr>
        <w:t xml:space="preserve">, </w:t>
      </w:r>
      <w:r>
        <w:rPr>
          <w:rStyle w:val="FloatTok"/>
        </w:rPr>
        <w:t>0.508</w:t>
      </w:r>
      <w:r>
        <w:rPr>
          <w:rStyle w:val="NormalTok"/>
        </w:rPr>
        <w:t xml:space="preserve">, </w:t>
      </w:r>
      <w:r>
        <w:rPr>
          <w:rStyle w:val="FloatTok"/>
        </w:rPr>
        <w:t>0.438</w:t>
      </w:r>
      <w:r>
        <w:rPr>
          <w:rStyle w:val="NormalTok"/>
        </w:rPr>
        <w:t xml:space="preserve">, </w:t>
      </w:r>
      <w:r>
        <w:rPr>
          <w:rStyle w:val="FloatTok"/>
        </w:rPr>
        <w:t>0.161</w:t>
      </w:r>
      <w:r>
        <w:rPr>
          <w:rStyle w:val="NormalTok"/>
        </w:rPr>
        <w:t>)</w:t>
      </w:r>
      <w:r>
        <w:br/>
      </w:r>
      <w:r>
        <w:rPr>
          <w:rStyle w:val="NormalTok"/>
        </w:rPr>
        <w:t xml:space="preserve">xbar </w:t>
      </w:r>
      <w:r>
        <w:rPr>
          <w:rStyle w:val="OtherTok"/>
        </w:rPr>
        <w:t>&lt;-</w:t>
      </w:r>
      <w:r>
        <w:rPr>
          <w:rStyle w:val="NormalTok"/>
        </w:rPr>
        <w:t xml:space="preserve"> </w:t>
      </w:r>
      <w:r>
        <w:rPr>
          <w:rStyle w:val="FunctionTok"/>
        </w:rPr>
        <w:t>matrix</w:t>
      </w:r>
      <w:r>
        <w:rPr>
          <w:rStyle w:val="NormalTok"/>
        </w:rPr>
        <w:t xml:space="preserve">(xbarMat, </w:t>
      </w:r>
      <w:r>
        <w:rPr>
          <w:rStyle w:val="AttributeTok"/>
        </w:rPr>
        <w:t>nrow =</w:t>
      </w:r>
      <w:r>
        <w:rPr>
          <w:rStyle w:val="NormalTok"/>
        </w:rPr>
        <w:t xml:space="preserve"> </w:t>
      </w:r>
      <w:r>
        <w:rPr>
          <w:rStyle w:val="DecValTok"/>
        </w:rPr>
        <w:t>4</w:t>
      </w:r>
      <w:r>
        <w:rPr>
          <w:rStyle w:val="NormalTok"/>
        </w:rPr>
        <w:t xml:space="preserve">, </w:t>
      </w:r>
      <w:r>
        <w:rPr>
          <w:rStyle w:val="AttributeTok"/>
        </w:rPr>
        <w:t>ncol =</w:t>
      </w:r>
      <w:r>
        <w:rPr>
          <w:rStyle w:val="NormalTok"/>
        </w:rPr>
        <w:t xml:space="preserve"> </w:t>
      </w:r>
      <w:r>
        <w:rPr>
          <w:rStyle w:val="DecValTok"/>
        </w:rPr>
        <w:t>1</w:t>
      </w:r>
      <w:r>
        <w:rPr>
          <w:rStyle w:val="NormalTok"/>
        </w:rPr>
        <w:t xml:space="preserve">, </w:t>
      </w:r>
      <w:r>
        <w:rPr>
          <w:rStyle w:val="AttributeTok"/>
        </w:rPr>
        <w:t>byrow =</w:t>
      </w:r>
      <w:r>
        <w:rPr>
          <w:rStyle w:val="NormalTok"/>
        </w:rPr>
        <w:t xml:space="preserve"> </w:t>
      </w:r>
      <w:r>
        <w:rPr>
          <w:rStyle w:val="ConstantTok"/>
        </w:rPr>
        <w:t>TRUE</w:t>
      </w:r>
      <w:r>
        <w:rPr>
          <w:rStyle w:val="NormalTok"/>
        </w:rPr>
        <w:t>)</w:t>
      </w:r>
      <w:r>
        <w:br/>
      </w:r>
      <w:r>
        <w:rPr>
          <w:rStyle w:val="CommentTok"/>
        </w:rPr>
        <w:t># sample variance</w:t>
      </w:r>
      <w:r>
        <w:br/>
      </w:r>
      <w:r>
        <w:rPr>
          <w:rStyle w:val="NormalTok"/>
        </w:rPr>
        <w:t xml:space="preserve">sMat </w:t>
      </w:r>
      <w:r>
        <w:rPr>
          <w:rStyle w:val="OtherTok"/>
        </w:rPr>
        <w:t>&lt;-</w:t>
      </w:r>
      <w:r>
        <w:rPr>
          <w:rStyle w:val="NormalTok"/>
        </w:rPr>
        <w:t xml:space="preserve"> </w:t>
      </w:r>
      <w:r>
        <w:rPr>
          <w:rStyle w:val="FunctionTok"/>
        </w:rPr>
        <w:t>c</w:t>
      </w:r>
      <w:r>
        <w:rPr>
          <w:rStyle w:val="NormalTok"/>
        </w:rPr>
        <w:t>(</w:t>
      </w:r>
      <w:r>
        <w:rPr>
          <w:rStyle w:val="FloatTok"/>
        </w:rPr>
        <w:t>0.856</w:t>
      </w:r>
      <w:r>
        <w:rPr>
          <w:rStyle w:val="NormalTok"/>
        </w:rPr>
        <w:t xml:space="preserve">, </w:t>
      </w:r>
      <w:r>
        <w:rPr>
          <w:rStyle w:val="FloatTok"/>
        </w:rPr>
        <w:t>0.635</w:t>
      </w:r>
      <w:r>
        <w:rPr>
          <w:rStyle w:val="NormalTok"/>
        </w:rPr>
        <w:t xml:space="preserve">, </w:t>
      </w:r>
      <w:r>
        <w:rPr>
          <w:rStyle w:val="FloatTok"/>
        </w:rPr>
        <w:t>0.173</w:t>
      </w:r>
      <w:r>
        <w:rPr>
          <w:rStyle w:val="NormalTok"/>
        </w:rPr>
        <w:t xml:space="preserve">, </w:t>
      </w:r>
      <w:r>
        <w:rPr>
          <w:rStyle w:val="FloatTok"/>
        </w:rPr>
        <w:t>0.096</w:t>
      </w:r>
      <w:r>
        <w:rPr>
          <w:rStyle w:val="NormalTok"/>
        </w:rPr>
        <w:t xml:space="preserve">, </w:t>
      </w:r>
      <w:r>
        <w:br/>
      </w:r>
      <w:r>
        <w:rPr>
          <w:rStyle w:val="NormalTok"/>
        </w:rPr>
        <w:t xml:space="preserve">          </w:t>
      </w:r>
      <w:r>
        <w:rPr>
          <w:rStyle w:val="FloatTok"/>
        </w:rPr>
        <w:t>0.635</w:t>
      </w:r>
      <w:r>
        <w:rPr>
          <w:rStyle w:val="NormalTok"/>
        </w:rPr>
        <w:t xml:space="preserve">, </w:t>
      </w:r>
      <w:r>
        <w:rPr>
          <w:rStyle w:val="FloatTok"/>
        </w:rPr>
        <w:t>0.568</w:t>
      </w:r>
      <w:r>
        <w:rPr>
          <w:rStyle w:val="NormalTok"/>
        </w:rPr>
        <w:t xml:space="preserve">, </w:t>
      </w:r>
      <w:r>
        <w:rPr>
          <w:rStyle w:val="FloatTok"/>
        </w:rPr>
        <w:t>0.128</w:t>
      </w:r>
      <w:r>
        <w:rPr>
          <w:rStyle w:val="NormalTok"/>
        </w:rPr>
        <w:t xml:space="preserve">, </w:t>
      </w:r>
      <w:r>
        <w:rPr>
          <w:rStyle w:val="FloatTok"/>
        </w:rPr>
        <w:t>0.067</w:t>
      </w:r>
      <w:r>
        <w:rPr>
          <w:rStyle w:val="NormalTok"/>
        </w:rPr>
        <w:t xml:space="preserve">, </w:t>
      </w:r>
      <w:r>
        <w:br/>
      </w:r>
      <w:r>
        <w:rPr>
          <w:rStyle w:val="NormalTok"/>
        </w:rPr>
        <w:t xml:space="preserve">          </w:t>
      </w:r>
      <w:r>
        <w:rPr>
          <w:rStyle w:val="FloatTok"/>
        </w:rPr>
        <w:t>0.173</w:t>
      </w:r>
      <w:r>
        <w:rPr>
          <w:rStyle w:val="NormalTok"/>
        </w:rPr>
        <w:t xml:space="preserve">, </w:t>
      </w:r>
      <w:r>
        <w:rPr>
          <w:rStyle w:val="FloatTok"/>
        </w:rPr>
        <w:t>0.127</w:t>
      </w:r>
      <w:r>
        <w:rPr>
          <w:rStyle w:val="NormalTok"/>
        </w:rPr>
        <w:t xml:space="preserve">, </w:t>
      </w:r>
      <w:r>
        <w:rPr>
          <w:rStyle w:val="FloatTok"/>
        </w:rPr>
        <w:t>0.171</w:t>
      </w:r>
      <w:r>
        <w:rPr>
          <w:rStyle w:val="NormalTok"/>
        </w:rPr>
        <w:t xml:space="preserve">, </w:t>
      </w:r>
      <w:r>
        <w:rPr>
          <w:rStyle w:val="FloatTok"/>
        </w:rPr>
        <w:t>0.039</w:t>
      </w:r>
      <w:r>
        <w:rPr>
          <w:rStyle w:val="NormalTok"/>
        </w:rPr>
        <w:t>,</w:t>
      </w:r>
      <w:r>
        <w:br/>
      </w:r>
      <w:r>
        <w:rPr>
          <w:rStyle w:val="NormalTok"/>
        </w:rPr>
        <w:t xml:space="preserve">          </w:t>
      </w:r>
      <w:r>
        <w:rPr>
          <w:rStyle w:val="FloatTok"/>
        </w:rPr>
        <w:t>0.096</w:t>
      </w:r>
      <w:r>
        <w:rPr>
          <w:rStyle w:val="NormalTok"/>
        </w:rPr>
        <w:t xml:space="preserve">, </w:t>
      </w:r>
      <w:r>
        <w:rPr>
          <w:rStyle w:val="FloatTok"/>
        </w:rPr>
        <w:t>0.067</w:t>
      </w:r>
      <w:r>
        <w:rPr>
          <w:rStyle w:val="NormalTok"/>
        </w:rPr>
        <w:t xml:space="preserve">, </w:t>
      </w:r>
      <w:r>
        <w:rPr>
          <w:rStyle w:val="FloatTok"/>
        </w:rPr>
        <w:t>0.039</w:t>
      </w:r>
      <w:r>
        <w:rPr>
          <w:rStyle w:val="NormalTok"/>
        </w:rPr>
        <w:t xml:space="preserve">, </w:t>
      </w:r>
      <w:r>
        <w:rPr>
          <w:rStyle w:val="FloatTok"/>
        </w:rPr>
        <w:t>0.043</w:t>
      </w:r>
      <w:r>
        <w:rPr>
          <w:rStyle w:val="NormalTok"/>
        </w:rPr>
        <w:t>)</w:t>
      </w:r>
      <w:r>
        <w:br/>
      </w:r>
      <w:r>
        <w:rPr>
          <w:rStyle w:val="NormalTok"/>
        </w:rPr>
        <w:t xml:space="preserve">S </w:t>
      </w:r>
      <w:r>
        <w:rPr>
          <w:rStyle w:val="OtherTok"/>
        </w:rPr>
        <w:t>&lt;-</w:t>
      </w:r>
      <w:r>
        <w:rPr>
          <w:rStyle w:val="NormalTok"/>
        </w:rPr>
        <w:t xml:space="preserve"> </w:t>
      </w:r>
      <w:r>
        <w:rPr>
          <w:rStyle w:val="FunctionTok"/>
        </w:rPr>
        <w:t>matrix</w:t>
      </w:r>
      <w:r>
        <w:rPr>
          <w:rStyle w:val="NormalTok"/>
        </w:rPr>
        <w:t xml:space="preserve">(sMat, </w:t>
      </w:r>
      <w:r>
        <w:rPr>
          <w:rStyle w:val="AttributeTok"/>
        </w:rPr>
        <w:t>nrow =</w:t>
      </w:r>
      <w:r>
        <w:rPr>
          <w:rStyle w:val="NormalTok"/>
        </w:rPr>
        <w:t xml:space="preserve"> </w:t>
      </w:r>
      <w:r>
        <w:rPr>
          <w:rStyle w:val="DecValTok"/>
        </w:rPr>
        <w:t>4</w:t>
      </w:r>
      <w:r>
        <w:rPr>
          <w:rStyle w:val="NormalTok"/>
        </w:rPr>
        <w:t xml:space="preserve">, </w:t>
      </w:r>
      <w:r>
        <w:rPr>
          <w:rStyle w:val="AttributeTok"/>
        </w:rPr>
        <w:t>ncol =</w:t>
      </w:r>
      <w:r>
        <w:rPr>
          <w:rStyle w:val="NormalTok"/>
        </w:rPr>
        <w:t xml:space="preserve"> </w:t>
      </w:r>
      <w:r>
        <w:rPr>
          <w:rStyle w:val="DecValTok"/>
        </w:rPr>
        <w:t>4</w:t>
      </w:r>
      <w:r>
        <w:rPr>
          <w:rStyle w:val="NormalTok"/>
        </w:rPr>
        <w:t xml:space="preserve">, </w:t>
      </w:r>
      <w:r>
        <w:rPr>
          <w:rStyle w:val="AttributeTok"/>
        </w:rPr>
        <w:t>byrow =</w:t>
      </w:r>
      <w:r>
        <w:rPr>
          <w:rStyle w:val="NormalTok"/>
        </w:rPr>
        <w:t xml:space="preserve"> </w:t>
      </w:r>
      <w:r>
        <w:rPr>
          <w:rStyle w:val="ConstantTok"/>
        </w:rPr>
        <w:t>TRUE</w:t>
      </w:r>
      <w:r>
        <w:rPr>
          <w:rStyle w:val="NormalTok"/>
        </w:rPr>
        <w:t>)</w:t>
      </w:r>
      <w:r>
        <w:br/>
      </w:r>
      <w:r>
        <w:rPr>
          <w:rStyle w:val="CommentTok"/>
        </w:rPr>
        <w:t># sample size</w:t>
      </w:r>
      <w:r>
        <w:br/>
      </w:r>
      <w:r>
        <w:rPr>
          <w:rStyle w:val="NormalTok"/>
        </w:rPr>
        <w:t xml:space="preserve">n </w:t>
      </w:r>
      <w:r>
        <w:rPr>
          <w:rStyle w:val="OtherTok"/>
        </w:rPr>
        <w:t>&lt;-</w:t>
      </w:r>
      <w:r>
        <w:rPr>
          <w:rStyle w:val="NormalTok"/>
        </w:rPr>
        <w:t xml:space="preserve"> </w:t>
      </w:r>
      <w:r>
        <w:rPr>
          <w:rStyle w:val="DecValTok"/>
        </w:rPr>
        <w:t>50</w:t>
      </w:r>
      <w:r>
        <w:br/>
      </w:r>
      <w:r>
        <w:rPr>
          <w:rStyle w:val="NormalTok"/>
        </w:rPr>
        <w:t xml:space="preserve">p </w:t>
      </w:r>
      <w:r>
        <w:rPr>
          <w:rStyle w:val="OtherTok"/>
        </w:rPr>
        <w:t>&lt;-</w:t>
      </w:r>
      <w:r>
        <w:rPr>
          <w:rStyle w:val="NormalTok"/>
        </w:rPr>
        <w:t xml:space="preserve"> </w:t>
      </w:r>
      <w:r>
        <w:rPr>
          <w:rStyle w:val="DecValTok"/>
        </w:rPr>
        <w:t>4</w:t>
      </w:r>
      <w:r>
        <w:br/>
      </w:r>
      <w:r>
        <w:rPr>
          <w:rStyle w:val="NormalTok"/>
        </w:rPr>
        <w:t xml:space="preserve">crit1 </w:t>
      </w:r>
      <w:r>
        <w:rPr>
          <w:rStyle w:val="OtherTok"/>
        </w:rPr>
        <w:t>&lt;-</w:t>
      </w:r>
      <w:r>
        <w:rPr>
          <w:rStyle w:val="NormalTok"/>
        </w:rPr>
        <w:t xml:space="preserve"> </w:t>
      </w:r>
      <w:r>
        <w:rPr>
          <w:rStyle w:val="SpecialCharTok"/>
        </w:rPr>
        <w:t>-</w:t>
      </w:r>
      <w:r>
        <w:rPr>
          <w:rStyle w:val="FunctionTok"/>
        </w:rPr>
        <w:t>qt</w:t>
      </w:r>
      <w:r>
        <w:rPr>
          <w:rStyle w:val="NormalTok"/>
        </w:rPr>
        <w:t>(</w:t>
      </w:r>
      <w:r>
        <w:rPr>
          <w:rStyle w:val="FloatTok"/>
        </w:rPr>
        <w:t>0.05</w:t>
      </w:r>
      <w:r>
        <w:rPr>
          <w:rStyle w:val="SpecialCharTok"/>
        </w:rPr>
        <w:t>/</w:t>
      </w:r>
      <w:r>
        <w:rPr>
          <w:rStyle w:val="NormalTok"/>
        </w:rPr>
        <w:t>(</w:t>
      </w:r>
      <w:r>
        <w:rPr>
          <w:rStyle w:val="DecValTok"/>
        </w:rPr>
        <w:t>2</w:t>
      </w:r>
      <w:r>
        <w:rPr>
          <w:rStyle w:val="SpecialCharTok"/>
        </w:rPr>
        <w:t>*</w:t>
      </w:r>
      <w:r>
        <w:rPr>
          <w:rStyle w:val="NormalTok"/>
        </w:rPr>
        <w:t xml:space="preserve">p), </w:t>
      </w:r>
      <w:r>
        <w:rPr>
          <w:rStyle w:val="AttributeTok"/>
        </w:rPr>
        <w:t>df =</w:t>
      </w:r>
      <w:r>
        <w:rPr>
          <w:rStyle w:val="NormalTok"/>
        </w:rPr>
        <w:t xml:space="preserve"> n</w:t>
      </w:r>
      <w:r>
        <w:rPr>
          <w:rStyle w:val="DecValTok"/>
        </w:rPr>
        <w:t>-1</w:t>
      </w:r>
      <w:r>
        <w:rPr>
          <w:rStyle w:val="NormalTok"/>
        </w:rPr>
        <w:t>)</w:t>
      </w:r>
      <w:r>
        <w:br/>
      </w:r>
      <w:r>
        <w:rPr>
          <w:rStyle w:val="CommentTok"/>
        </w:rPr>
        <w:t>#petrol</w:t>
      </w:r>
      <w:r>
        <w:br/>
      </w:r>
      <w:r>
        <w:rPr>
          <w:rStyle w:val="NormalTok"/>
        </w:rPr>
        <w:t xml:space="preserve">neg1 </w:t>
      </w:r>
      <w:r>
        <w:rPr>
          <w:rStyle w:val="OtherTok"/>
        </w:rPr>
        <w:t>&lt;-</w:t>
      </w:r>
      <w:r>
        <w:rPr>
          <w:rStyle w:val="NormalTok"/>
        </w:rPr>
        <w:t xml:space="preserve"> xbar[</w:t>
      </w:r>
      <w:r>
        <w:rPr>
          <w:rStyle w:val="DecValTok"/>
        </w:rPr>
        <w:t>1</w:t>
      </w:r>
      <w:r>
        <w:rPr>
          <w:rStyle w:val="NormalTok"/>
        </w:rPr>
        <w:t xml:space="preserve">] </w:t>
      </w:r>
      <w:r>
        <w:rPr>
          <w:rStyle w:val="SpecialCharTok"/>
        </w:rPr>
        <w:t>-</w:t>
      </w:r>
      <w:r>
        <w:rPr>
          <w:rStyle w:val="NormalTok"/>
        </w:rPr>
        <w:t xml:space="preserve"> crit1</w:t>
      </w:r>
      <w:r>
        <w:rPr>
          <w:rStyle w:val="SpecialCharTok"/>
        </w:rPr>
        <w:t>*</w:t>
      </w:r>
      <w:r>
        <w:rPr>
          <w:rStyle w:val="NormalTok"/>
        </w:rPr>
        <w:t>(S[</w:t>
      </w:r>
      <w:r>
        <w:rPr>
          <w:rStyle w:val="DecValTok"/>
        </w:rPr>
        <w:t>1</w:t>
      </w:r>
      <w:r>
        <w:rPr>
          <w:rStyle w:val="NormalTok"/>
        </w:rPr>
        <w:t>,</w:t>
      </w:r>
      <w:r>
        <w:rPr>
          <w:rStyle w:val="DecValTok"/>
        </w:rPr>
        <w:t>1</w:t>
      </w:r>
      <w:r>
        <w:rPr>
          <w:rStyle w:val="NormalTok"/>
        </w:rPr>
        <w:t>]</w:t>
      </w:r>
      <w:r>
        <w:rPr>
          <w:rStyle w:val="SpecialCharTok"/>
        </w:rPr>
        <w:t>/</w:t>
      </w:r>
      <w:r>
        <w:rPr>
          <w:rStyle w:val="FunctionTok"/>
        </w:rPr>
        <w:t>sqrt</w:t>
      </w:r>
      <w:r>
        <w:rPr>
          <w:rStyle w:val="NormalTok"/>
        </w:rPr>
        <w:t>(n))</w:t>
      </w:r>
      <w:r>
        <w:br/>
      </w:r>
      <w:r>
        <w:rPr>
          <w:rStyle w:val="NormalTok"/>
        </w:rPr>
        <w:t xml:space="preserve">pos1 </w:t>
      </w:r>
      <w:r>
        <w:rPr>
          <w:rStyle w:val="OtherTok"/>
        </w:rPr>
        <w:t>&lt;-</w:t>
      </w:r>
      <w:r>
        <w:rPr>
          <w:rStyle w:val="NormalTok"/>
        </w:rPr>
        <w:t xml:space="preserve"> xbar[</w:t>
      </w:r>
      <w:r>
        <w:rPr>
          <w:rStyle w:val="DecValTok"/>
        </w:rPr>
        <w:t>1</w:t>
      </w:r>
      <w:r>
        <w:rPr>
          <w:rStyle w:val="NormalTok"/>
        </w:rPr>
        <w:t xml:space="preserve">] </w:t>
      </w:r>
      <w:r>
        <w:rPr>
          <w:rStyle w:val="SpecialCharTok"/>
        </w:rPr>
        <w:t>+</w:t>
      </w:r>
      <w:r>
        <w:rPr>
          <w:rStyle w:val="NormalTok"/>
        </w:rPr>
        <w:t xml:space="preserve"> crit1</w:t>
      </w:r>
      <w:r>
        <w:rPr>
          <w:rStyle w:val="SpecialCharTok"/>
        </w:rPr>
        <w:t>*</w:t>
      </w:r>
      <w:r>
        <w:rPr>
          <w:rStyle w:val="NormalTok"/>
        </w:rPr>
        <w:t>(S[</w:t>
      </w:r>
      <w:r>
        <w:rPr>
          <w:rStyle w:val="DecValTok"/>
        </w:rPr>
        <w:t>1</w:t>
      </w:r>
      <w:r>
        <w:rPr>
          <w:rStyle w:val="NormalTok"/>
        </w:rPr>
        <w:t>,</w:t>
      </w:r>
      <w:r>
        <w:rPr>
          <w:rStyle w:val="DecValTok"/>
        </w:rPr>
        <w:t>1</w:t>
      </w:r>
      <w:r>
        <w:rPr>
          <w:rStyle w:val="NormalTok"/>
        </w:rPr>
        <w:t>]</w:t>
      </w:r>
      <w:r>
        <w:rPr>
          <w:rStyle w:val="SpecialCharTok"/>
        </w:rPr>
        <w:t>/</w:t>
      </w:r>
      <w:r>
        <w:rPr>
          <w:rStyle w:val="FunctionTok"/>
        </w:rPr>
        <w:t>sqrt</w:t>
      </w:r>
      <w:r>
        <w:rPr>
          <w:rStyle w:val="NormalTok"/>
        </w:rPr>
        <w:t>(n))</w:t>
      </w:r>
      <w:r>
        <w:br/>
      </w:r>
      <w:r>
        <w:rPr>
          <w:rStyle w:val="FunctionTok"/>
        </w:rPr>
        <w:t>cat</w:t>
      </w:r>
      <w:r>
        <w:rPr>
          <w:rStyle w:val="NormalTok"/>
        </w:rPr>
        <w:t>(</w:t>
      </w:r>
      <w:r>
        <w:rPr>
          <w:rStyle w:val="StringTok"/>
        </w:rPr>
        <w:t>"Petroleum: ("</w:t>
      </w:r>
      <w:r>
        <w:rPr>
          <w:rStyle w:val="NormalTok"/>
        </w:rPr>
        <w:t xml:space="preserve">, neg1, </w:t>
      </w:r>
      <w:r>
        <w:rPr>
          <w:rStyle w:val="StringTok"/>
        </w:rPr>
        <w:t>","</w:t>
      </w:r>
      <w:r>
        <w:rPr>
          <w:rStyle w:val="NormalTok"/>
        </w:rPr>
        <w:t xml:space="preserve">, pos1, </w:t>
      </w:r>
      <w:r>
        <w:rPr>
          <w:rStyle w:val="StringTok"/>
        </w:rPr>
        <w:t xml:space="preserve">") </w:t>
      </w:r>
      <w:r>
        <w:rPr>
          <w:rStyle w:val="SpecialCharTok"/>
        </w:rPr>
        <w:t>\n</w:t>
      </w:r>
      <w:r>
        <w:rPr>
          <w:rStyle w:val="StringTok"/>
        </w:rPr>
        <w:t>"</w:t>
      </w:r>
      <w:r>
        <w:rPr>
          <w:rStyle w:val="NormalTok"/>
        </w:rPr>
        <w:t>)</w:t>
      </w:r>
      <w:r>
        <w:br/>
      </w:r>
      <w:r>
        <w:rPr>
          <w:rStyle w:val="CommentTok"/>
        </w:rPr>
        <w:t># gas</w:t>
      </w:r>
      <w:r>
        <w:br/>
      </w:r>
      <w:r>
        <w:rPr>
          <w:rStyle w:val="NormalTok"/>
        </w:rPr>
        <w:t xml:space="preserve">neg2 </w:t>
      </w:r>
      <w:r>
        <w:rPr>
          <w:rStyle w:val="OtherTok"/>
        </w:rPr>
        <w:t>&lt;-</w:t>
      </w:r>
      <w:r>
        <w:rPr>
          <w:rStyle w:val="NormalTok"/>
        </w:rPr>
        <w:t xml:space="preserve"> xbar[</w:t>
      </w:r>
      <w:r>
        <w:rPr>
          <w:rStyle w:val="DecValTok"/>
        </w:rPr>
        <w:t>2</w:t>
      </w:r>
      <w:r>
        <w:rPr>
          <w:rStyle w:val="NormalTok"/>
        </w:rPr>
        <w:t xml:space="preserve">] </w:t>
      </w:r>
      <w:r>
        <w:rPr>
          <w:rStyle w:val="SpecialCharTok"/>
        </w:rPr>
        <w:t>-</w:t>
      </w:r>
      <w:r>
        <w:rPr>
          <w:rStyle w:val="NormalTok"/>
        </w:rPr>
        <w:t xml:space="preserve"> crit1</w:t>
      </w:r>
      <w:r>
        <w:rPr>
          <w:rStyle w:val="SpecialCharTok"/>
        </w:rPr>
        <w:t>*</w:t>
      </w:r>
      <w:r>
        <w:rPr>
          <w:rStyle w:val="NormalTok"/>
        </w:rPr>
        <w:t>(S[</w:t>
      </w:r>
      <w:r>
        <w:rPr>
          <w:rStyle w:val="DecValTok"/>
        </w:rPr>
        <w:t>2</w:t>
      </w:r>
      <w:r>
        <w:rPr>
          <w:rStyle w:val="NormalTok"/>
        </w:rPr>
        <w:t>,</w:t>
      </w:r>
      <w:r>
        <w:rPr>
          <w:rStyle w:val="DecValTok"/>
        </w:rPr>
        <w:t>2</w:t>
      </w:r>
      <w:r>
        <w:rPr>
          <w:rStyle w:val="NormalTok"/>
        </w:rPr>
        <w:t>]</w:t>
      </w:r>
      <w:r>
        <w:rPr>
          <w:rStyle w:val="SpecialCharTok"/>
        </w:rPr>
        <w:t>/</w:t>
      </w:r>
      <w:r>
        <w:rPr>
          <w:rStyle w:val="FunctionTok"/>
        </w:rPr>
        <w:t>sqrt</w:t>
      </w:r>
      <w:r>
        <w:rPr>
          <w:rStyle w:val="NormalTok"/>
        </w:rPr>
        <w:t>(n))</w:t>
      </w:r>
      <w:r>
        <w:br/>
      </w:r>
      <w:r>
        <w:rPr>
          <w:rStyle w:val="NormalTok"/>
        </w:rPr>
        <w:t xml:space="preserve">pos2 </w:t>
      </w:r>
      <w:r>
        <w:rPr>
          <w:rStyle w:val="OtherTok"/>
        </w:rPr>
        <w:t>&lt;-</w:t>
      </w:r>
      <w:r>
        <w:rPr>
          <w:rStyle w:val="NormalTok"/>
        </w:rPr>
        <w:t xml:space="preserve"> xbar[</w:t>
      </w:r>
      <w:r>
        <w:rPr>
          <w:rStyle w:val="DecValTok"/>
        </w:rPr>
        <w:t>2</w:t>
      </w:r>
      <w:r>
        <w:rPr>
          <w:rStyle w:val="NormalTok"/>
        </w:rPr>
        <w:t xml:space="preserve">] </w:t>
      </w:r>
      <w:r>
        <w:rPr>
          <w:rStyle w:val="SpecialCharTok"/>
        </w:rPr>
        <w:t>+</w:t>
      </w:r>
      <w:r>
        <w:rPr>
          <w:rStyle w:val="NormalTok"/>
        </w:rPr>
        <w:t xml:space="preserve"> crit1</w:t>
      </w:r>
      <w:r>
        <w:rPr>
          <w:rStyle w:val="SpecialCharTok"/>
        </w:rPr>
        <w:t>*</w:t>
      </w:r>
      <w:r>
        <w:rPr>
          <w:rStyle w:val="NormalTok"/>
        </w:rPr>
        <w:t>(S[</w:t>
      </w:r>
      <w:r>
        <w:rPr>
          <w:rStyle w:val="DecValTok"/>
        </w:rPr>
        <w:t>2</w:t>
      </w:r>
      <w:r>
        <w:rPr>
          <w:rStyle w:val="NormalTok"/>
        </w:rPr>
        <w:t>,</w:t>
      </w:r>
      <w:r>
        <w:rPr>
          <w:rStyle w:val="DecValTok"/>
        </w:rPr>
        <w:t>2</w:t>
      </w:r>
      <w:r>
        <w:rPr>
          <w:rStyle w:val="NormalTok"/>
        </w:rPr>
        <w:t>]</w:t>
      </w:r>
      <w:r>
        <w:rPr>
          <w:rStyle w:val="SpecialCharTok"/>
        </w:rPr>
        <w:t>/</w:t>
      </w:r>
      <w:r>
        <w:rPr>
          <w:rStyle w:val="FunctionTok"/>
        </w:rPr>
        <w:t>sqrt</w:t>
      </w:r>
      <w:r>
        <w:rPr>
          <w:rStyle w:val="NormalTok"/>
        </w:rPr>
        <w:t>(n))</w:t>
      </w:r>
      <w:r>
        <w:br/>
      </w:r>
      <w:r>
        <w:rPr>
          <w:rStyle w:val="FunctionTok"/>
        </w:rPr>
        <w:t>cat</w:t>
      </w:r>
      <w:r>
        <w:rPr>
          <w:rStyle w:val="NormalTok"/>
        </w:rPr>
        <w:t>(</w:t>
      </w:r>
      <w:r>
        <w:rPr>
          <w:rStyle w:val="StringTok"/>
        </w:rPr>
        <w:t>"Natural Gas: ("</w:t>
      </w:r>
      <w:r>
        <w:rPr>
          <w:rStyle w:val="NormalTok"/>
        </w:rPr>
        <w:t xml:space="preserve">, neg2, </w:t>
      </w:r>
      <w:r>
        <w:rPr>
          <w:rStyle w:val="StringTok"/>
        </w:rPr>
        <w:t>","</w:t>
      </w:r>
      <w:r>
        <w:rPr>
          <w:rStyle w:val="NormalTok"/>
        </w:rPr>
        <w:t xml:space="preserve">, pos2, </w:t>
      </w:r>
      <w:r>
        <w:rPr>
          <w:rStyle w:val="StringTok"/>
        </w:rPr>
        <w:t xml:space="preserve">") </w:t>
      </w:r>
      <w:r>
        <w:rPr>
          <w:rStyle w:val="SpecialCharTok"/>
        </w:rPr>
        <w:t>\n</w:t>
      </w:r>
      <w:r>
        <w:rPr>
          <w:rStyle w:val="StringTok"/>
        </w:rPr>
        <w:t>"</w:t>
      </w:r>
      <w:r>
        <w:rPr>
          <w:rStyle w:val="NormalTok"/>
        </w:rPr>
        <w:t>)</w:t>
      </w:r>
      <w:r>
        <w:br/>
      </w:r>
      <w:r>
        <w:rPr>
          <w:rStyle w:val="CommentTok"/>
        </w:rPr>
        <w:t># coal</w:t>
      </w:r>
      <w:r>
        <w:br/>
      </w:r>
      <w:r>
        <w:rPr>
          <w:rStyle w:val="NormalTok"/>
        </w:rPr>
        <w:t xml:space="preserve">neg3 </w:t>
      </w:r>
      <w:r>
        <w:rPr>
          <w:rStyle w:val="OtherTok"/>
        </w:rPr>
        <w:t>&lt;-</w:t>
      </w:r>
      <w:r>
        <w:rPr>
          <w:rStyle w:val="NormalTok"/>
        </w:rPr>
        <w:t xml:space="preserve"> xbar[</w:t>
      </w:r>
      <w:r>
        <w:rPr>
          <w:rStyle w:val="DecValTok"/>
        </w:rPr>
        <w:t>3</w:t>
      </w:r>
      <w:r>
        <w:rPr>
          <w:rStyle w:val="NormalTok"/>
        </w:rPr>
        <w:t xml:space="preserve">] </w:t>
      </w:r>
      <w:r>
        <w:rPr>
          <w:rStyle w:val="SpecialCharTok"/>
        </w:rPr>
        <w:t>-</w:t>
      </w:r>
      <w:r>
        <w:rPr>
          <w:rStyle w:val="NormalTok"/>
        </w:rPr>
        <w:t xml:space="preserve"> crit1</w:t>
      </w:r>
      <w:r>
        <w:rPr>
          <w:rStyle w:val="SpecialCharTok"/>
        </w:rPr>
        <w:t>*</w:t>
      </w:r>
      <w:r>
        <w:rPr>
          <w:rStyle w:val="NormalTok"/>
        </w:rPr>
        <w:t>(S[</w:t>
      </w:r>
      <w:r>
        <w:rPr>
          <w:rStyle w:val="DecValTok"/>
        </w:rPr>
        <w:t>3</w:t>
      </w:r>
      <w:r>
        <w:rPr>
          <w:rStyle w:val="NormalTok"/>
        </w:rPr>
        <w:t>,</w:t>
      </w:r>
      <w:r>
        <w:rPr>
          <w:rStyle w:val="DecValTok"/>
        </w:rPr>
        <w:t>3</w:t>
      </w:r>
      <w:r>
        <w:rPr>
          <w:rStyle w:val="NormalTok"/>
        </w:rPr>
        <w:t>]</w:t>
      </w:r>
      <w:r>
        <w:rPr>
          <w:rStyle w:val="SpecialCharTok"/>
        </w:rPr>
        <w:t>/</w:t>
      </w:r>
      <w:r>
        <w:rPr>
          <w:rStyle w:val="FunctionTok"/>
        </w:rPr>
        <w:t>sqrt</w:t>
      </w:r>
      <w:r>
        <w:rPr>
          <w:rStyle w:val="NormalTok"/>
        </w:rPr>
        <w:t>(n))</w:t>
      </w:r>
      <w:r>
        <w:br/>
      </w:r>
      <w:r>
        <w:rPr>
          <w:rStyle w:val="NormalTok"/>
        </w:rPr>
        <w:t xml:space="preserve">pos3 </w:t>
      </w:r>
      <w:r>
        <w:rPr>
          <w:rStyle w:val="OtherTok"/>
        </w:rPr>
        <w:t>&lt;-</w:t>
      </w:r>
      <w:r>
        <w:rPr>
          <w:rStyle w:val="NormalTok"/>
        </w:rPr>
        <w:t xml:space="preserve"> xbar[</w:t>
      </w:r>
      <w:r>
        <w:rPr>
          <w:rStyle w:val="DecValTok"/>
        </w:rPr>
        <w:t>3</w:t>
      </w:r>
      <w:r>
        <w:rPr>
          <w:rStyle w:val="NormalTok"/>
        </w:rPr>
        <w:t xml:space="preserve">] </w:t>
      </w:r>
      <w:r>
        <w:rPr>
          <w:rStyle w:val="SpecialCharTok"/>
        </w:rPr>
        <w:t>+</w:t>
      </w:r>
      <w:r>
        <w:rPr>
          <w:rStyle w:val="NormalTok"/>
        </w:rPr>
        <w:t xml:space="preserve"> crit1</w:t>
      </w:r>
      <w:r>
        <w:rPr>
          <w:rStyle w:val="SpecialCharTok"/>
        </w:rPr>
        <w:t>*</w:t>
      </w:r>
      <w:r>
        <w:rPr>
          <w:rStyle w:val="NormalTok"/>
        </w:rPr>
        <w:t>(S[</w:t>
      </w:r>
      <w:r>
        <w:rPr>
          <w:rStyle w:val="DecValTok"/>
        </w:rPr>
        <w:t>3</w:t>
      </w:r>
      <w:r>
        <w:rPr>
          <w:rStyle w:val="NormalTok"/>
        </w:rPr>
        <w:t>,</w:t>
      </w:r>
      <w:r>
        <w:rPr>
          <w:rStyle w:val="DecValTok"/>
        </w:rPr>
        <w:t>3</w:t>
      </w:r>
      <w:r>
        <w:rPr>
          <w:rStyle w:val="NormalTok"/>
        </w:rPr>
        <w:t>]</w:t>
      </w:r>
      <w:r>
        <w:rPr>
          <w:rStyle w:val="SpecialCharTok"/>
        </w:rPr>
        <w:t>/</w:t>
      </w:r>
      <w:r>
        <w:rPr>
          <w:rStyle w:val="FunctionTok"/>
        </w:rPr>
        <w:t>sqrt</w:t>
      </w:r>
      <w:r>
        <w:rPr>
          <w:rStyle w:val="NormalTok"/>
        </w:rPr>
        <w:t>(n))</w:t>
      </w:r>
      <w:r>
        <w:br/>
      </w:r>
      <w:r>
        <w:rPr>
          <w:rStyle w:val="FunctionTok"/>
        </w:rPr>
        <w:t>cat</w:t>
      </w:r>
      <w:r>
        <w:rPr>
          <w:rStyle w:val="NormalTok"/>
        </w:rPr>
        <w:t>(</w:t>
      </w:r>
      <w:r>
        <w:rPr>
          <w:rStyle w:val="StringTok"/>
        </w:rPr>
        <w:t>"Coal: ("</w:t>
      </w:r>
      <w:r>
        <w:rPr>
          <w:rStyle w:val="NormalTok"/>
        </w:rPr>
        <w:t xml:space="preserve">, neg3, </w:t>
      </w:r>
      <w:r>
        <w:rPr>
          <w:rStyle w:val="StringTok"/>
        </w:rPr>
        <w:t>","</w:t>
      </w:r>
      <w:r>
        <w:rPr>
          <w:rStyle w:val="NormalTok"/>
        </w:rPr>
        <w:t xml:space="preserve">, pos3, </w:t>
      </w:r>
      <w:r>
        <w:rPr>
          <w:rStyle w:val="StringTok"/>
        </w:rPr>
        <w:t xml:space="preserve">") </w:t>
      </w:r>
      <w:r>
        <w:rPr>
          <w:rStyle w:val="SpecialCharTok"/>
        </w:rPr>
        <w:t>\n</w:t>
      </w:r>
      <w:r>
        <w:rPr>
          <w:rStyle w:val="StringTok"/>
        </w:rPr>
        <w:t>"</w:t>
      </w:r>
      <w:r>
        <w:rPr>
          <w:rStyle w:val="NormalTok"/>
        </w:rPr>
        <w:t>)</w:t>
      </w:r>
      <w:r>
        <w:br/>
      </w:r>
      <w:r>
        <w:rPr>
          <w:rStyle w:val="CommentTok"/>
        </w:rPr>
        <w:t># nuclear</w:t>
      </w:r>
      <w:r>
        <w:br/>
      </w:r>
      <w:r>
        <w:rPr>
          <w:rStyle w:val="NormalTok"/>
        </w:rPr>
        <w:t xml:space="preserve">neg4 </w:t>
      </w:r>
      <w:r>
        <w:rPr>
          <w:rStyle w:val="OtherTok"/>
        </w:rPr>
        <w:t>&lt;-</w:t>
      </w:r>
      <w:r>
        <w:rPr>
          <w:rStyle w:val="NormalTok"/>
        </w:rPr>
        <w:t xml:space="preserve"> xbar[</w:t>
      </w:r>
      <w:r>
        <w:rPr>
          <w:rStyle w:val="DecValTok"/>
        </w:rPr>
        <w:t>4</w:t>
      </w:r>
      <w:r>
        <w:rPr>
          <w:rStyle w:val="NormalTok"/>
        </w:rPr>
        <w:t xml:space="preserve">] </w:t>
      </w:r>
      <w:r>
        <w:rPr>
          <w:rStyle w:val="SpecialCharTok"/>
        </w:rPr>
        <w:t>-</w:t>
      </w:r>
      <w:r>
        <w:rPr>
          <w:rStyle w:val="NormalTok"/>
        </w:rPr>
        <w:t xml:space="preserve"> crit1</w:t>
      </w:r>
      <w:r>
        <w:rPr>
          <w:rStyle w:val="SpecialCharTok"/>
        </w:rPr>
        <w:t>*</w:t>
      </w:r>
      <w:r>
        <w:rPr>
          <w:rStyle w:val="NormalTok"/>
        </w:rPr>
        <w:t>(S[</w:t>
      </w:r>
      <w:r>
        <w:rPr>
          <w:rStyle w:val="DecValTok"/>
        </w:rPr>
        <w:t>4</w:t>
      </w:r>
      <w:r>
        <w:rPr>
          <w:rStyle w:val="NormalTok"/>
        </w:rPr>
        <w:t>,</w:t>
      </w:r>
      <w:r>
        <w:rPr>
          <w:rStyle w:val="DecValTok"/>
        </w:rPr>
        <w:t>4</w:t>
      </w:r>
      <w:r>
        <w:rPr>
          <w:rStyle w:val="NormalTok"/>
        </w:rPr>
        <w:t>]</w:t>
      </w:r>
      <w:r>
        <w:rPr>
          <w:rStyle w:val="SpecialCharTok"/>
        </w:rPr>
        <w:t>/</w:t>
      </w:r>
      <w:r>
        <w:rPr>
          <w:rStyle w:val="FunctionTok"/>
        </w:rPr>
        <w:t>sqrt</w:t>
      </w:r>
      <w:r>
        <w:rPr>
          <w:rStyle w:val="NormalTok"/>
        </w:rPr>
        <w:t>(n))</w:t>
      </w:r>
      <w:r>
        <w:br/>
      </w:r>
      <w:r>
        <w:rPr>
          <w:rStyle w:val="NormalTok"/>
        </w:rPr>
        <w:t xml:space="preserve">pos4 </w:t>
      </w:r>
      <w:r>
        <w:rPr>
          <w:rStyle w:val="OtherTok"/>
        </w:rPr>
        <w:t>&lt;-</w:t>
      </w:r>
      <w:r>
        <w:rPr>
          <w:rStyle w:val="NormalTok"/>
        </w:rPr>
        <w:t xml:space="preserve"> xbar[</w:t>
      </w:r>
      <w:r>
        <w:rPr>
          <w:rStyle w:val="DecValTok"/>
        </w:rPr>
        <w:t>4</w:t>
      </w:r>
      <w:r>
        <w:rPr>
          <w:rStyle w:val="NormalTok"/>
        </w:rPr>
        <w:t xml:space="preserve">] </w:t>
      </w:r>
      <w:r>
        <w:rPr>
          <w:rStyle w:val="SpecialCharTok"/>
        </w:rPr>
        <w:t>+</w:t>
      </w:r>
      <w:r>
        <w:rPr>
          <w:rStyle w:val="NormalTok"/>
        </w:rPr>
        <w:t xml:space="preserve"> crit1</w:t>
      </w:r>
      <w:r>
        <w:rPr>
          <w:rStyle w:val="SpecialCharTok"/>
        </w:rPr>
        <w:t>*</w:t>
      </w:r>
      <w:r>
        <w:rPr>
          <w:rStyle w:val="NormalTok"/>
        </w:rPr>
        <w:t>(S[</w:t>
      </w:r>
      <w:r>
        <w:rPr>
          <w:rStyle w:val="DecValTok"/>
        </w:rPr>
        <w:t>4</w:t>
      </w:r>
      <w:r>
        <w:rPr>
          <w:rStyle w:val="NormalTok"/>
        </w:rPr>
        <w:t>,</w:t>
      </w:r>
      <w:r>
        <w:rPr>
          <w:rStyle w:val="DecValTok"/>
        </w:rPr>
        <w:t>4</w:t>
      </w:r>
      <w:r>
        <w:rPr>
          <w:rStyle w:val="NormalTok"/>
        </w:rPr>
        <w:t>]</w:t>
      </w:r>
      <w:r>
        <w:rPr>
          <w:rStyle w:val="SpecialCharTok"/>
        </w:rPr>
        <w:t>/</w:t>
      </w:r>
      <w:r>
        <w:rPr>
          <w:rStyle w:val="FunctionTok"/>
        </w:rPr>
        <w:t>sqrt</w:t>
      </w:r>
      <w:r>
        <w:rPr>
          <w:rStyle w:val="NormalTok"/>
        </w:rPr>
        <w:t>(n))</w:t>
      </w:r>
      <w:r>
        <w:br/>
      </w:r>
      <w:r>
        <w:rPr>
          <w:rStyle w:val="FunctionTok"/>
        </w:rPr>
        <w:t>cat</w:t>
      </w:r>
      <w:r>
        <w:rPr>
          <w:rStyle w:val="NormalTok"/>
        </w:rPr>
        <w:t>(</w:t>
      </w:r>
      <w:r>
        <w:rPr>
          <w:rStyle w:val="StringTok"/>
        </w:rPr>
        <w:t>"Nuclear: ("</w:t>
      </w:r>
      <w:r>
        <w:rPr>
          <w:rStyle w:val="NormalTok"/>
        </w:rPr>
        <w:t xml:space="preserve">, neg4, </w:t>
      </w:r>
      <w:r>
        <w:rPr>
          <w:rStyle w:val="StringTok"/>
        </w:rPr>
        <w:t>","</w:t>
      </w:r>
      <w:r>
        <w:rPr>
          <w:rStyle w:val="NormalTok"/>
        </w:rPr>
        <w:t xml:space="preserve">, pos4, </w:t>
      </w:r>
      <w:r>
        <w:rPr>
          <w:rStyle w:val="StringTok"/>
        </w:rPr>
        <w:t xml:space="preserve">") </w:t>
      </w:r>
      <w:r>
        <w:rPr>
          <w:rStyle w:val="SpecialCharTok"/>
        </w:rPr>
        <w:t>\n</w:t>
      </w:r>
      <w:r>
        <w:rPr>
          <w:rStyle w:val="StringTok"/>
        </w:rPr>
        <w:t>"</w:t>
      </w:r>
      <w:r>
        <w:rPr>
          <w:rStyle w:val="NormalTok"/>
        </w:rPr>
        <w:t>)</w:t>
      </w:r>
      <w:r>
        <w:br/>
      </w:r>
      <w:r>
        <w:rPr>
          <w:rStyle w:val="CommentTok"/>
        </w:rPr>
        <w:t># total</w:t>
      </w:r>
      <w:r>
        <w:br/>
      </w:r>
      <w:r>
        <w:rPr>
          <w:rStyle w:val="NormalTok"/>
        </w:rPr>
        <w:t xml:space="preserve">neg5 </w:t>
      </w:r>
      <w:r>
        <w:rPr>
          <w:rStyle w:val="OtherTok"/>
        </w:rPr>
        <w:t>&lt;-</w:t>
      </w:r>
      <w:r>
        <w:rPr>
          <w:rStyle w:val="NormalTok"/>
        </w:rPr>
        <w:t xml:space="preserve"> (xbar[</w:t>
      </w:r>
      <w:r>
        <w:rPr>
          <w:rStyle w:val="DecValTok"/>
        </w:rPr>
        <w:t>1</w:t>
      </w:r>
      <w:r>
        <w:rPr>
          <w:rStyle w:val="NormalTok"/>
        </w:rPr>
        <w:t xml:space="preserve">] </w:t>
      </w:r>
      <w:r>
        <w:rPr>
          <w:rStyle w:val="SpecialCharTok"/>
        </w:rPr>
        <w:t>+</w:t>
      </w:r>
      <w:r>
        <w:rPr>
          <w:rStyle w:val="NormalTok"/>
        </w:rPr>
        <w:t xml:space="preserve"> xbar[</w:t>
      </w:r>
      <w:r>
        <w:rPr>
          <w:rStyle w:val="DecValTok"/>
        </w:rPr>
        <w:t>2</w:t>
      </w:r>
      <w:r>
        <w:rPr>
          <w:rStyle w:val="NormalTok"/>
        </w:rPr>
        <w:t xml:space="preserve">] </w:t>
      </w:r>
      <w:r>
        <w:rPr>
          <w:rStyle w:val="SpecialCharTok"/>
        </w:rPr>
        <w:t>+</w:t>
      </w:r>
      <w:r>
        <w:rPr>
          <w:rStyle w:val="NormalTok"/>
        </w:rPr>
        <w:t xml:space="preserve"> xbar[</w:t>
      </w:r>
      <w:r>
        <w:rPr>
          <w:rStyle w:val="DecValTok"/>
        </w:rPr>
        <w:t>3</w:t>
      </w:r>
      <w:r>
        <w:rPr>
          <w:rStyle w:val="NormalTok"/>
        </w:rPr>
        <w:t xml:space="preserve">] </w:t>
      </w:r>
      <w:r>
        <w:rPr>
          <w:rStyle w:val="SpecialCharTok"/>
        </w:rPr>
        <w:t>+</w:t>
      </w:r>
      <w:r>
        <w:rPr>
          <w:rStyle w:val="NormalTok"/>
        </w:rPr>
        <w:t xml:space="preserve"> </w:t>
      </w:r>
      <w:r>
        <w:rPr>
          <w:rStyle w:val="SpecialCharTok"/>
        </w:rPr>
        <w:t>+</w:t>
      </w:r>
      <w:r>
        <w:rPr>
          <w:rStyle w:val="NormalTok"/>
        </w:rPr>
        <w:t xml:space="preserve"> xbar[</w:t>
      </w:r>
      <w:r>
        <w:rPr>
          <w:rStyle w:val="DecValTok"/>
        </w:rPr>
        <w:t>4</w:t>
      </w:r>
      <w:r>
        <w:rPr>
          <w:rStyle w:val="NormalTok"/>
        </w:rPr>
        <w:t xml:space="preserve">]) </w:t>
      </w:r>
      <w:r>
        <w:rPr>
          <w:rStyle w:val="SpecialCharTok"/>
        </w:rPr>
        <w:t>-</w:t>
      </w:r>
      <w:r>
        <w:rPr>
          <w:rStyle w:val="NormalTok"/>
        </w:rPr>
        <w:t xml:space="preserve"> crit1</w:t>
      </w:r>
      <w:r>
        <w:rPr>
          <w:rStyle w:val="SpecialCharTok"/>
        </w:rPr>
        <w:t>*</w:t>
      </w:r>
      <w:r>
        <w:rPr>
          <w:rStyle w:val="NormalTok"/>
        </w:rPr>
        <w:t>((S[</w:t>
      </w:r>
      <w:r>
        <w:rPr>
          <w:rStyle w:val="DecValTok"/>
        </w:rPr>
        <w:t>1</w:t>
      </w:r>
      <w:r>
        <w:rPr>
          <w:rStyle w:val="NormalTok"/>
        </w:rPr>
        <w:t>,</w:t>
      </w:r>
      <w:r>
        <w:rPr>
          <w:rStyle w:val="DecValTok"/>
        </w:rPr>
        <w:t>1</w:t>
      </w:r>
      <w:r>
        <w:rPr>
          <w:rStyle w:val="NormalTok"/>
        </w:rPr>
        <w:t>]</w:t>
      </w:r>
      <w:r>
        <w:rPr>
          <w:rStyle w:val="SpecialCharTok"/>
        </w:rPr>
        <w:t>+</w:t>
      </w:r>
      <w:r>
        <w:rPr>
          <w:rStyle w:val="NormalTok"/>
        </w:rPr>
        <w:t>S[</w:t>
      </w:r>
      <w:r>
        <w:rPr>
          <w:rStyle w:val="DecValTok"/>
        </w:rPr>
        <w:t>2</w:t>
      </w:r>
      <w:r>
        <w:rPr>
          <w:rStyle w:val="NormalTok"/>
        </w:rPr>
        <w:t>,</w:t>
      </w:r>
      <w:r>
        <w:rPr>
          <w:rStyle w:val="DecValTok"/>
        </w:rPr>
        <w:t>2</w:t>
      </w:r>
      <w:r>
        <w:rPr>
          <w:rStyle w:val="NormalTok"/>
        </w:rPr>
        <w:t>]</w:t>
      </w:r>
      <w:r>
        <w:rPr>
          <w:rStyle w:val="SpecialCharTok"/>
        </w:rPr>
        <w:t>+</w:t>
      </w:r>
      <w:r>
        <w:rPr>
          <w:rStyle w:val="NormalTok"/>
        </w:rPr>
        <w:t>S[</w:t>
      </w:r>
      <w:r>
        <w:rPr>
          <w:rStyle w:val="DecValTok"/>
        </w:rPr>
        <w:t>3</w:t>
      </w:r>
      <w:r>
        <w:rPr>
          <w:rStyle w:val="NormalTok"/>
        </w:rPr>
        <w:t>,</w:t>
      </w:r>
      <w:r>
        <w:rPr>
          <w:rStyle w:val="DecValTok"/>
        </w:rPr>
        <w:t>3</w:t>
      </w:r>
      <w:r>
        <w:rPr>
          <w:rStyle w:val="NormalTok"/>
        </w:rPr>
        <w:t>]</w:t>
      </w:r>
      <w:r>
        <w:rPr>
          <w:rStyle w:val="SpecialCharTok"/>
        </w:rPr>
        <w:t>+</w:t>
      </w:r>
      <w:r>
        <w:rPr>
          <w:rStyle w:val="NormalTok"/>
        </w:rPr>
        <w:t>S[</w:t>
      </w:r>
      <w:r>
        <w:rPr>
          <w:rStyle w:val="DecValTok"/>
        </w:rPr>
        <w:t>4</w:t>
      </w:r>
      <w:r>
        <w:rPr>
          <w:rStyle w:val="NormalTok"/>
        </w:rPr>
        <w:t>,</w:t>
      </w:r>
      <w:r>
        <w:rPr>
          <w:rStyle w:val="DecValTok"/>
        </w:rPr>
        <w:t>4</w:t>
      </w:r>
      <w:r>
        <w:rPr>
          <w:rStyle w:val="NormalTok"/>
        </w:rPr>
        <w:t>])</w:t>
      </w:r>
      <w:r>
        <w:rPr>
          <w:rStyle w:val="SpecialCharTok"/>
        </w:rPr>
        <w:t>/</w:t>
      </w:r>
      <w:r>
        <w:rPr>
          <w:rStyle w:val="FunctionTok"/>
        </w:rPr>
        <w:t>sqrt</w:t>
      </w:r>
      <w:r>
        <w:rPr>
          <w:rStyle w:val="NormalTok"/>
        </w:rPr>
        <w:t>(n))</w:t>
      </w:r>
      <w:r>
        <w:br/>
      </w:r>
      <w:r>
        <w:rPr>
          <w:rStyle w:val="NormalTok"/>
        </w:rPr>
        <w:t xml:space="preserve">pos5 </w:t>
      </w:r>
      <w:r>
        <w:rPr>
          <w:rStyle w:val="OtherTok"/>
        </w:rPr>
        <w:t>&lt;-</w:t>
      </w:r>
      <w:r>
        <w:rPr>
          <w:rStyle w:val="NormalTok"/>
        </w:rPr>
        <w:t xml:space="preserve"> (xbar[</w:t>
      </w:r>
      <w:r>
        <w:rPr>
          <w:rStyle w:val="DecValTok"/>
        </w:rPr>
        <w:t>1</w:t>
      </w:r>
      <w:r>
        <w:rPr>
          <w:rStyle w:val="NormalTok"/>
        </w:rPr>
        <w:t xml:space="preserve">] </w:t>
      </w:r>
      <w:r>
        <w:rPr>
          <w:rStyle w:val="SpecialCharTok"/>
        </w:rPr>
        <w:t>+</w:t>
      </w:r>
      <w:r>
        <w:rPr>
          <w:rStyle w:val="NormalTok"/>
        </w:rPr>
        <w:t xml:space="preserve"> xbar[</w:t>
      </w:r>
      <w:r>
        <w:rPr>
          <w:rStyle w:val="DecValTok"/>
        </w:rPr>
        <w:t>2</w:t>
      </w:r>
      <w:r>
        <w:rPr>
          <w:rStyle w:val="NormalTok"/>
        </w:rPr>
        <w:t xml:space="preserve">] </w:t>
      </w:r>
      <w:r>
        <w:rPr>
          <w:rStyle w:val="SpecialCharTok"/>
        </w:rPr>
        <w:t>+</w:t>
      </w:r>
      <w:r>
        <w:rPr>
          <w:rStyle w:val="NormalTok"/>
        </w:rPr>
        <w:t xml:space="preserve"> xbar[</w:t>
      </w:r>
      <w:r>
        <w:rPr>
          <w:rStyle w:val="DecValTok"/>
        </w:rPr>
        <w:t>3</w:t>
      </w:r>
      <w:r>
        <w:rPr>
          <w:rStyle w:val="NormalTok"/>
        </w:rPr>
        <w:t xml:space="preserve">] </w:t>
      </w:r>
      <w:r>
        <w:rPr>
          <w:rStyle w:val="SpecialCharTok"/>
        </w:rPr>
        <w:t>+</w:t>
      </w:r>
      <w:r>
        <w:rPr>
          <w:rStyle w:val="NormalTok"/>
        </w:rPr>
        <w:t xml:space="preserve"> </w:t>
      </w:r>
      <w:r>
        <w:rPr>
          <w:rStyle w:val="SpecialCharTok"/>
        </w:rPr>
        <w:t>+</w:t>
      </w:r>
      <w:r>
        <w:rPr>
          <w:rStyle w:val="NormalTok"/>
        </w:rPr>
        <w:t xml:space="preserve"> xbar[</w:t>
      </w:r>
      <w:r>
        <w:rPr>
          <w:rStyle w:val="DecValTok"/>
        </w:rPr>
        <w:t>4</w:t>
      </w:r>
      <w:r>
        <w:rPr>
          <w:rStyle w:val="NormalTok"/>
        </w:rPr>
        <w:t xml:space="preserve">]) </w:t>
      </w:r>
      <w:r>
        <w:rPr>
          <w:rStyle w:val="SpecialCharTok"/>
        </w:rPr>
        <w:t>+</w:t>
      </w:r>
      <w:r>
        <w:rPr>
          <w:rStyle w:val="NormalTok"/>
        </w:rPr>
        <w:t xml:space="preserve"> crit1</w:t>
      </w:r>
      <w:r>
        <w:rPr>
          <w:rStyle w:val="SpecialCharTok"/>
        </w:rPr>
        <w:t>*</w:t>
      </w:r>
      <w:r>
        <w:rPr>
          <w:rStyle w:val="NormalTok"/>
        </w:rPr>
        <w:t>((S[</w:t>
      </w:r>
      <w:r>
        <w:rPr>
          <w:rStyle w:val="DecValTok"/>
        </w:rPr>
        <w:t>1</w:t>
      </w:r>
      <w:r>
        <w:rPr>
          <w:rStyle w:val="NormalTok"/>
        </w:rPr>
        <w:t>,</w:t>
      </w:r>
      <w:r>
        <w:rPr>
          <w:rStyle w:val="DecValTok"/>
        </w:rPr>
        <w:t>1</w:t>
      </w:r>
      <w:r>
        <w:rPr>
          <w:rStyle w:val="NormalTok"/>
        </w:rPr>
        <w:t>]</w:t>
      </w:r>
      <w:r>
        <w:rPr>
          <w:rStyle w:val="SpecialCharTok"/>
        </w:rPr>
        <w:t>+</w:t>
      </w:r>
      <w:r>
        <w:rPr>
          <w:rStyle w:val="NormalTok"/>
        </w:rPr>
        <w:t>S[</w:t>
      </w:r>
      <w:r>
        <w:rPr>
          <w:rStyle w:val="DecValTok"/>
        </w:rPr>
        <w:t>2</w:t>
      </w:r>
      <w:r>
        <w:rPr>
          <w:rStyle w:val="NormalTok"/>
        </w:rPr>
        <w:t>,</w:t>
      </w:r>
      <w:r>
        <w:rPr>
          <w:rStyle w:val="DecValTok"/>
        </w:rPr>
        <w:t>2</w:t>
      </w:r>
      <w:r>
        <w:rPr>
          <w:rStyle w:val="NormalTok"/>
        </w:rPr>
        <w:t>]</w:t>
      </w:r>
      <w:r>
        <w:rPr>
          <w:rStyle w:val="SpecialCharTok"/>
        </w:rPr>
        <w:t>+</w:t>
      </w:r>
      <w:r>
        <w:rPr>
          <w:rStyle w:val="NormalTok"/>
        </w:rPr>
        <w:t>S[</w:t>
      </w:r>
      <w:r>
        <w:rPr>
          <w:rStyle w:val="DecValTok"/>
        </w:rPr>
        <w:t>3</w:t>
      </w:r>
      <w:r>
        <w:rPr>
          <w:rStyle w:val="NormalTok"/>
        </w:rPr>
        <w:t>,</w:t>
      </w:r>
      <w:r>
        <w:rPr>
          <w:rStyle w:val="DecValTok"/>
        </w:rPr>
        <w:t>3</w:t>
      </w:r>
      <w:r>
        <w:rPr>
          <w:rStyle w:val="NormalTok"/>
        </w:rPr>
        <w:t>]</w:t>
      </w:r>
      <w:r>
        <w:rPr>
          <w:rStyle w:val="SpecialCharTok"/>
        </w:rPr>
        <w:t>+</w:t>
      </w:r>
      <w:r>
        <w:rPr>
          <w:rStyle w:val="NormalTok"/>
        </w:rPr>
        <w:t>S[</w:t>
      </w:r>
      <w:r>
        <w:rPr>
          <w:rStyle w:val="DecValTok"/>
        </w:rPr>
        <w:t>4</w:t>
      </w:r>
      <w:r>
        <w:rPr>
          <w:rStyle w:val="NormalTok"/>
        </w:rPr>
        <w:t>,</w:t>
      </w:r>
      <w:r>
        <w:rPr>
          <w:rStyle w:val="DecValTok"/>
        </w:rPr>
        <w:t>4</w:t>
      </w:r>
      <w:r>
        <w:rPr>
          <w:rStyle w:val="NormalTok"/>
        </w:rPr>
        <w:t>])</w:t>
      </w:r>
      <w:r>
        <w:rPr>
          <w:rStyle w:val="SpecialCharTok"/>
        </w:rPr>
        <w:t>/</w:t>
      </w:r>
      <w:r>
        <w:rPr>
          <w:rStyle w:val="FunctionTok"/>
        </w:rPr>
        <w:t>sqrt</w:t>
      </w:r>
      <w:r>
        <w:rPr>
          <w:rStyle w:val="NormalTok"/>
        </w:rPr>
        <w:t>(n))</w:t>
      </w:r>
      <w:r>
        <w:br/>
      </w:r>
      <w:r>
        <w:rPr>
          <w:rStyle w:val="FunctionTok"/>
        </w:rPr>
        <w:t>cat</w:t>
      </w:r>
      <w:r>
        <w:rPr>
          <w:rStyle w:val="NormalTok"/>
        </w:rPr>
        <w:t>(</w:t>
      </w:r>
      <w:r>
        <w:rPr>
          <w:rStyle w:val="StringTok"/>
        </w:rPr>
        <w:t>"Total: ("</w:t>
      </w:r>
      <w:r>
        <w:rPr>
          <w:rStyle w:val="NormalTok"/>
        </w:rPr>
        <w:t xml:space="preserve">, neg5, </w:t>
      </w:r>
      <w:r>
        <w:rPr>
          <w:rStyle w:val="StringTok"/>
        </w:rPr>
        <w:t>","</w:t>
      </w:r>
      <w:r>
        <w:rPr>
          <w:rStyle w:val="NormalTok"/>
        </w:rPr>
        <w:t xml:space="preserve">, pos5, </w:t>
      </w:r>
      <w:r>
        <w:rPr>
          <w:rStyle w:val="StringTok"/>
        </w:rPr>
        <w:t xml:space="preserve">") </w:t>
      </w:r>
      <w:r>
        <w:rPr>
          <w:rStyle w:val="SpecialCharTok"/>
        </w:rPr>
        <w:t>\n</w:t>
      </w:r>
      <w:r>
        <w:rPr>
          <w:rStyle w:val="StringTok"/>
        </w:rPr>
        <w:t>"</w:t>
      </w:r>
      <w:r>
        <w:rPr>
          <w:rStyle w:val="NormalTok"/>
        </w:rPr>
        <w:t>)</w:t>
      </w:r>
      <w:r>
        <w:br/>
      </w:r>
      <w:r>
        <w:rPr>
          <w:rStyle w:val="CommentTok"/>
        </w:rPr>
        <w:t># petrol - gas</w:t>
      </w:r>
      <w:r>
        <w:br/>
      </w:r>
      <w:r>
        <w:rPr>
          <w:rStyle w:val="NormalTok"/>
        </w:rPr>
        <w:t xml:space="preserve">neg6 </w:t>
      </w:r>
      <w:r>
        <w:rPr>
          <w:rStyle w:val="OtherTok"/>
        </w:rPr>
        <w:t>&lt;-</w:t>
      </w:r>
      <w:r>
        <w:rPr>
          <w:rStyle w:val="NormalTok"/>
        </w:rPr>
        <w:t xml:space="preserve"> (xbar[</w:t>
      </w:r>
      <w:r>
        <w:rPr>
          <w:rStyle w:val="DecValTok"/>
        </w:rPr>
        <w:t>1</w:t>
      </w:r>
      <w:r>
        <w:rPr>
          <w:rStyle w:val="NormalTok"/>
        </w:rPr>
        <w:t xml:space="preserve">] </w:t>
      </w:r>
      <w:r>
        <w:rPr>
          <w:rStyle w:val="SpecialCharTok"/>
        </w:rPr>
        <w:t>-</w:t>
      </w:r>
      <w:r>
        <w:rPr>
          <w:rStyle w:val="NormalTok"/>
        </w:rPr>
        <w:t xml:space="preserve"> xbar[</w:t>
      </w:r>
      <w:r>
        <w:rPr>
          <w:rStyle w:val="DecValTok"/>
        </w:rPr>
        <w:t>2</w:t>
      </w:r>
      <w:r>
        <w:rPr>
          <w:rStyle w:val="NormalTok"/>
        </w:rPr>
        <w:t xml:space="preserve">]) </w:t>
      </w:r>
      <w:r>
        <w:rPr>
          <w:rStyle w:val="SpecialCharTok"/>
        </w:rPr>
        <w:t>-</w:t>
      </w:r>
      <w:r>
        <w:rPr>
          <w:rStyle w:val="NormalTok"/>
        </w:rPr>
        <w:t xml:space="preserve"> crit1</w:t>
      </w:r>
      <w:r>
        <w:rPr>
          <w:rStyle w:val="SpecialCharTok"/>
        </w:rPr>
        <w:t>*</w:t>
      </w:r>
      <w:r>
        <w:rPr>
          <w:rStyle w:val="NormalTok"/>
        </w:rPr>
        <w:t>((S[</w:t>
      </w:r>
      <w:r>
        <w:rPr>
          <w:rStyle w:val="DecValTok"/>
        </w:rPr>
        <w:t>1</w:t>
      </w:r>
      <w:r>
        <w:rPr>
          <w:rStyle w:val="NormalTok"/>
        </w:rPr>
        <w:t>,</w:t>
      </w:r>
      <w:r>
        <w:rPr>
          <w:rStyle w:val="DecValTok"/>
        </w:rPr>
        <w:t>1</w:t>
      </w:r>
      <w:r>
        <w:rPr>
          <w:rStyle w:val="NormalTok"/>
        </w:rPr>
        <w:t>]</w:t>
      </w:r>
      <w:r>
        <w:rPr>
          <w:rStyle w:val="SpecialCharTok"/>
        </w:rPr>
        <w:t>-</w:t>
      </w:r>
      <w:r>
        <w:rPr>
          <w:rStyle w:val="NormalTok"/>
        </w:rPr>
        <w:t>S[</w:t>
      </w:r>
      <w:r>
        <w:rPr>
          <w:rStyle w:val="DecValTok"/>
        </w:rPr>
        <w:t>2</w:t>
      </w:r>
      <w:r>
        <w:rPr>
          <w:rStyle w:val="NormalTok"/>
        </w:rPr>
        <w:t>,</w:t>
      </w:r>
      <w:r>
        <w:rPr>
          <w:rStyle w:val="DecValTok"/>
        </w:rPr>
        <w:t>2</w:t>
      </w:r>
      <w:r>
        <w:rPr>
          <w:rStyle w:val="NormalTok"/>
        </w:rPr>
        <w:t>])</w:t>
      </w:r>
      <w:r>
        <w:rPr>
          <w:rStyle w:val="SpecialCharTok"/>
        </w:rPr>
        <w:t>/</w:t>
      </w:r>
      <w:r>
        <w:rPr>
          <w:rStyle w:val="FunctionTok"/>
        </w:rPr>
        <w:t>sqrt</w:t>
      </w:r>
      <w:r>
        <w:rPr>
          <w:rStyle w:val="NormalTok"/>
        </w:rPr>
        <w:t>(n))</w:t>
      </w:r>
      <w:r>
        <w:br/>
      </w:r>
      <w:r>
        <w:rPr>
          <w:rStyle w:val="NormalTok"/>
        </w:rPr>
        <w:t xml:space="preserve">pos6 </w:t>
      </w:r>
      <w:r>
        <w:rPr>
          <w:rStyle w:val="OtherTok"/>
        </w:rPr>
        <w:t>&lt;-</w:t>
      </w:r>
      <w:r>
        <w:rPr>
          <w:rStyle w:val="NormalTok"/>
        </w:rPr>
        <w:t xml:space="preserve"> (xbar[</w:t>
      </w:r>
      <w:r>
        <w:rPr>
          <w:rStyle w:val="DecValTok"/>
        </w:rPr>
        <w:t>1</w:t>
      </w:r>
      <w:r>
        <w:rPr>
          <w:rStyle w:val="NormalTok"/>
        </w:rPr>
        <w:t xml:space="preserve">] </w:t>
      </w:r>
      <w:r>
        <w:rPr>
          <w:rStyle w:val="SpecialCharTok"/>
        </w:rPr>
        <w:t>-</w:t>
      </w:r>
      <w:r>
        <w:rPr>
          <w:rStyle w:val="NormalTok"/>
        </w:rPr>
        <w:t xml:space="preserve"> xbar[</w:t>
      </w:r>
      <w:r>
        <w:rPr>
          <w:rStyle w:val="DecValTok"/>
        </w:rPr>
        <w:t>2</w:t>
      </w:r>
      <w:r>
        <w:rPr>
          <w:rStyle w:val="NormalTok"/>
        </w:rPr>
        <w:t xml:space="preserve">]) </w:t>
      </w:r>
      <w:r>
        <w:rPr>
          <w:rStyle w:val="SpecialCharTok"/>
        </w:rPr>
        <w:t>+</w:t>
      </w:r>
      <w:r>
        <w:rPr>
          <w:rStyle w:val="NormalTok"/>
        </w:rPr>
        <w:t xml:space="preserve"> crit1</w:t>
      </w:r>
      <w:r>
        <w:rPr>
          <w:rStyle w:val="SpecialCharTok"/>
        </w:rPr>
        <w:t>*</w:t>
      </w:r>
      <w:r>
        <w:rPr>
          <w:rStyle w:val="NormalTok"/>
        </w:rPr>
        <w:t>((S[</w:t>
      </w:r>
      <w:r>
        <w:rPr>
          <w:rStyle w:val="DecValTok"/>
        </w:rPr>
        <w:t>1</w:t>
      </w:r>
      <w:r>
        <w:rPr>
          <w:rStyle w:val="NormalTok"/>
        </w:rPr>
        <w:t>,</w:t>
      </w:r>
      <w:r>
        <w:rPr>
          <w:rStyle w:val="DecValTok"/>
        </w:rPr>
        <w:t>1</w:t>
      </w:r>
      <w:r>
        <w:rPr>
          <w:rStyle w:val="NormalTok"/>
        </w:rPr>
        <w:t>]</w:t>
      </w:r>
      <w:r>
        <w:rPr>
          <w:rStyle w:val="SpecialCharTok"/>
        </w:rPr>
        <w:t>-</w:t>
      </w:r>
      <w:r>
        <w:rPr>
          <w:rStyle w:val="NormalTok"/>
        </w:rPr>
        <w:t>S[</w:t>
      </w:r>
      <w:r>
        <w:rPr>
          <w:rStyle w:val="DecValTok"/>
        </w:rPr>
        <w:t>2</w:t>
      </w:r>
      <w:r>
        <w:rPr>
          <w:rStyle w:val="NormalTok"/>
        </w:rPr>
        <w:t>,</w:t>
      </w:r>
      <w:r>
        <w:rPr>
          <w:rStyle w:val="DecValTok"/>
        </w:rPr>
        <w:t>2</w:t>
      </w:r>
      <w:r>
        <w:rPr>
          <w:rStyle w:val="NormalTok"/>
        </w:rPr>
        <w:t>])</w:t>
      </w:r>
      <w:r>
        <w:rPr>
          <w:rStyle w:val="SpecialCharTok"/>
        </w:rPr>
        <w:t>/</w:t>
      </w:r>
      <w:r>
        <w:rPr>
          <w:rStyle w:val="FunctionTok"/>
        </w:rPr>
        <w:t>sqrt</w:t>
      </w:r>
      <w:r>
        <w:rPr>
          <w:rStyle w:val="NormalTok"/>
        </w:rPr>
        <w:t>(n))</w:t>
      </w:r>
      <w:r>
        <w:br/>
      </w:r>
      <w:r>
        <w:rPr>
          <w:rStyle w:val="FunctionTok"/>
        </w:rPr>
        <w:t>cat</w:t>
      </w:r>
      <w:r>
        <w:rPr>
          <w:rStyle w:val="NormalTok"/>
        </w:rPr>
        <w:t>(</w:t>
      </w:r>
      <w:r>
        <w:rPr>
          <w:rStyle w:val="StringTok"/>
        </w:rPr>
        <w:t>"Petroleum - Gas: ("</w:t>
      </w:r>
      <w:r>
        <w:rPr>
          <w:rStyle w:val="NormalTok"/>
        </w:rPr>
        <w:t xml:space="preserve">, neg6, </w:t>
      </w:r>
      <w:r>
        <w:rPr>
          <w:rStyle w:val="StringTok"/>
        </w:rPr>
        <w:t>","</w:t>
      </w:r>
      <w:r>
        <w:rPr>
          <w:rStyle w:val="NormalTok"/>
        </w:rPr>
        <w:t xml:space="preserve">, pos6, </w:t>
      </w:r>
      <w:r>
        <w:rPr>
          <w:rStyle w:val="StringTok"/>
        </w:rPr>
        <w:t>")"</w:t>
      </w:r>
      <w:r>
        <w:rPr>
          <w:rStyle w:val="NormalTok"/>
        </w:rPr>
        <w:t>)</w:t>
      </w:r>
      <w:r>
        <w:br/>
      </w:r>
      <w:r>
        <w:rPr>
          <w:rStyle w:val="NormalTok"/>
        </w:rPr>
        <w:t xml:space="preserve">crit2 </w:t>
      </w:r>
      <w:r>
        <w:rPr>
          <w:rStyle w:val="OtherTok"/>
        </w:rPr>
        <w:t>&lt;-</w:t>
      </w:r>
      <w:r>
        <w:rPr>
          <w:rStyle w:val="NormalTok"/>
        </w:rPr>
        <w:t xml:space="preserve"> </w:t>
      </w:r>
      <w:r>
        <w:rPr>
          <w:rStyle w:val="FunctionTok"/>
        </w:rPr>
        <w:t>sqrt</w:t>
      </w:r>
      <w:r>
        <w:rPr>
          <w:rStyle w:val="NormalTok"/>
        </w:rPr>
        <w:t>(</w:t>
      </w:r>
      <w:r>
        <w:rPr>
          <w:rStyle w:val="FunctionTok"/>
        </w:rPr>
        <w:t>qchisq</w:t>
      </w:r>
      <w:r>
        <w:rPr>
          <w:rStyle w:val="NormalTok"/>
        </w:rPr>
        <w:t>(</w:t>
      </w:r>
      <w:r>
        <w:rPr>
          <w:rStyle w:val="FloatTok"/>
        </w:rPr>
        <w:t>0.05</w:t>
      </w:r>
      <w:r>
        <w:rPr>
          <w:rStyle w:val="NormalTok"/>
        </w:rPr>
        <w:t xml:space="preserve">, </w:t>
      </w:r>
      <w:r>
        <w:rPr>
          <w:rStyle w:val="AttributeTok"/>
        </w:rPr>
        <w:t>df =</w:t>
      </w:r>
      <w:r>
        <w:rPr>
          <w:rStyle w:val="NormalTok"/>
        </w:rPr>
        <w:t xml:space="preserve"> p, </w:t>
      </w:r>
      <w:r>
        <w:rPr>
          <w:rStyle w:val="AttributeTok"/>
        </w:rPr>
        <w:t>lower.tail =</w:t>
      </w:r>
      <w:r>
        <w:rPr>
          <w:rStyle w:val="NormalTok"/>
        </w:rPr>
        <w:t xml:space="preserve"> </w:t>
      </w:r>
      <w:r>
        <w:rPr>
          <w:rStyle w:val="ConstantTok"/>
        </w:rPr>
        <w:t>FALSE</w:t>
      </w:r>
      <w:r>
        <w:rPr>
          <w:rStyle w:val="NormalTok"/>
        </w:rPr>
        <w:t>))</w:t>
      </w:r>
      <w:r>
        <w:br/>
      </w:r>
      <w:r>
        <w:rPr>
          <w:rStyle w:val="CommentTok"/>
        </w:rPr>
        <w:lastRenderedPageBreak/>
        <w:t># petrol</w:t>
      </w:r>
      <w:r>
        <w:br/>
      </w:r>
      <w:r>
        <w:rPr>
          <w:rStyle w:val="NormalTok"/>
        </w:rPr>
        <w:t xml:space="preserve">neg1 </w:t>
      </w:r>
      <w:r>
        <w:rPr>
          <w:rStyle w:val="OtherTok"/>
        </w:rPr>
        <w:t>&lt;-</w:t>
      </w:r>
      <w:r>
        <w:rPr>
          <w:rStyle w:val="NormalTok"/>
        </w:rPr>
        <w:t xml:space="preserve"> xbar[</w:t>
      </w:r>
      <w:r>
        <w:rPr>
          <w:rStyle w:val="DecValTok"/>
        </w:rPr>
        <w:t>1</w:t>
      </w:r>
      <w:r>
        <w:rPr>
          <w:rStyle w:val="NormalTok"/>
        </w:rPr>
        <w:t xml:space="preserve">] </w:t>
      </w:r>
      <w:r>
        <w:rPr>
          <w:rStyle w:val="SpecialCharTok"/>
        </w:rPr>
        <w:t>-</w:t>
      </w:r>
      <w:r>
        <w:rPr>
          <w:rStyle w:val="NormalTok"/>
        </w:rPr>
        <w:t xml:space="preserve"> (crit2</w:t>
      </w:r>
      <w:r>
        <w:rPr>
          <w:rStyle w:val="SpecialCharTok"/>
        </w:rPr>
        <w:t>*</w:t>
      </w:r>
      <w:r>
        <w:rPr>
          <w:rStyle w:val="NormalTok"/>
        </w:rPr>
        <w:t>(S[</w:t>
      </w:r>
      <w:r>
        <w:rPr>
          <w:rStyle w:val="DecValTok"/>
        </w:rPr>
        <w:t>1</w:t>
      </w:r>
      <w:r>
        <w:rPr>
          <w:rStyle w:val="NormalTok"/>
        </w:rPr>
        <w:t>,</w:t>
      </w:r>
      <w:r>
        <w:rPr>
          <w:rStyle w:val="DecValTok"/>
        </w:rPr>
        <w:t>1</w:t>
      </w:r>
      <w:r>
        <w:rPr>
          <w:rStyle w:val="NormalTok"/>
        </w:rPr>
        <w:t>]</w:t>
      </w:r>
      <w:r>
        <w:rPr>
          <w:rStyle w:val="SpecialCharTok"/>
        </w:rPr>
        <w:t>/</w:t>
      </w:r>
      <w:r>
        <w:rPr>
          <w:rStyle w:val="FunctionTok"/>
        </w:rPr>
        <w:t>sqrt</w:t>
      </w:r>
      <w:r>
        <w:rPr>
          <w:rStyle w:val="NormalTok"/>
        </w:rPr>
        <w:t>(n)))</w:t>
      </w:r>
      <w:r>
        <w:br/>
      </w:r>
      <w:r>
        <w:rPr>
          <w:rStyle w:val="NormalTok"/>
        </w:rPr>
        <w:t xml:space="preserve">pos1 </w:t>
      </w:r>
      <w:r>
        <w:rPr>
          <w:rStyle w:val="OtherTok"/>
        </w:rPr>
        <w:t>&lt;-</w:t>
      </w:r>
      <w:r>
        <w:rPr>
          <w:rStyle w:val="NormalTok"/>
        </w:rPr>
        <w:t xml:space="preserve"> xbar[</w:t>
      </w:r>
      <w:r>
        <w:rPr>
          <w:rStyle w:val="DecValTok"/>
        </w:rPr>
        <w:t>1</w:t>
      </w:r>
      <w:r>
        <w:rPr>
          <w:rStyle w:val="NormalTok"/>
        </w:rPr>
        <w:t xml:space="preserve">] </w:t>
      </w:r>
      <w:r>
        <w:rPr>
          <w:rStyle w:val="SpecialCharTok"/>
        </w:rPr>
        <w:t>+</w:t>
      </w:r>
      <w:r>
        <w:rPr>
          <w:rStyle w:val="NormalTok"/>
        </w:rPr>
        <w:t xml:space="preserve"> (crit2</w:t>
      </w:r>
      <w:r>
        <w:rPr>
          <w:rStyle w:val="SpecialCharTok"/>
        </w:rPr>
        <w:t>*</w:t>
      </w:r>
      <w:r>
        <w:rPr>
          <w:rStyle w:val="NormalTok"/>
        </w:rPr>
        <w:t>(S[</w:t>
      </w:r>
      <w:r>
        <w:rPr>
          <w:rStyle w:val="DecValTok"/>
        </w:rPr>
        <w:t>1</w:t>
      </w:r>
      <w:r>
        <w:rPr>
          <w:rStyle w:val="NormalTok"/>
        </w:rPr>
        <w:t>,</w:t>
      </w:r>
      <w:r>
        <w:rPr>
          <w:rStyle w:val="DecValTok"/>
        </w:rPr>
        <w:t>1</w:t>
      </w:r>
      <w:r>
        <w:rPr>
          <w:rStyle w:val="NormalTok"/>
        </w:rPr>
        <w:t>]</w:t>
      </w:r>
      <w:r>
        <w:rPr>
          <w:rStyle w:val="SpecialCharTok"/>
        </w:rPr>
        <w:t>/</w:t>
      </w:r>
      <w:r>
        <w:rPr>
          <w:rStyle w:val="FunctionTok"/>
        </w:rPr>
        <w:t>sqrt</w:t>
      </w:r>
      <w:r>
        <w:rPr>
          <w:rStyle w:val="NormalTok"/>
        </w:rPr>
        <w:t>(n)))</w:t>
      </w:r>
      <w:r>
        <w:br/>
      </w:r>
      <w:r>
        <w:rPr>
          <w:rStyle w:val="FunctionTok"/>
        </w:rPr>
        <w:t>cat</w:t>
      </w:r>
      <w:r>
        <w:rPr>
          <w:rStyle w:val="NormalTok"/>
        </w:rPr>
        <w:t>(</w:t>
      </w:r>
      <w:r>
        <w:rPr>
          <w:rStyle w:val="StringTok"/>
        </w:rPr>
        <w:t>"Petroleum: ("</w:t>
      </w:r>
      <w:r>
        <w:rPr>
          <w:rStyle w:val="NormalTok"/>
        </w:rPr>
        <w:t xml:space="preserve">, neg1, </w:t>
      </w:r>
      <w:r>
        <w:rPr>
          <w:rStyle w:val="StringTok"/>
        </w:rPr>
        <w:t>","</w:t>
      </w:r>
      <w:r>
        <w:rPr>
          <w:rStyle w:val="NormalTok"/>
        </w:rPr>
        <w:t xml:space="preserve">, pos1, </w:t>
      </w:r>
      <w:r>
        <w:rPr>
          <w:rStyle w:val="StringTok"/>
        </w:rPr>
        <w:t xml:space="preserve">") </w:t>
      </w:r>
      <w:r>
        <w:rPr>
          <w:rStyle w:val="SpecialCharTok"/>
        </w:rPr>
        <w:t>\n</w:t>
      </w:r>
      <w:r>
        <w:rPr>
          <w:rStyle w:val="StringTok"/>
        </w:rPr>
        <w:t>"</w:t>
      </w:r>
      <w:r>
        <w:rPr>
          <w:rStyle w:val="NormalTok"/>
        </w:rPr>
        <w:t>)</w:t>
      </w:r>
      <w:r>
        <w:br/>
      </w:r>
      <w:r>
        <w:rPr>
          <w:rStyle w:val="CommentTok"/>
        </w:rPr>
        <w:t># gas</w:t>
      </w:r>
      <w:r>
        <w:br/>
      </w:r>
      <w:r>
        <w:rPr>
          <w:rStyle w:val="NormalTok"/>
        </w:rPr>
        <w:t xml:space="preserve">neg2 </w:t>
      </w:r>
      <w:r>
        <w:rPr>
          <w:rStyle w:val="OtherTok"/>
        </w:rPr>
        <w:t>&lt;-</w:t>
      </w:r>
      <w:r>
        <w:rPr>
          <w:rStyle w:val="NormalTok"/>
        </w:rPr>
        <w:t xml:space="preserve"> xbar[</w:t>
      </w:r>
      <w:r>
        <w:rPr>
          <w:rStyle w:val="DecValTok"/>
        </w:rPr>
        <w:t>2</w:t>
      </w:r>
      <w:r>
        <w:rPr>
          <w:rStyle w:val="NormalTok"/>
        </w:rPr>
        <w:t xml:space="preserve">] </w:t>
      </w:r>
      <w:r>
        <w:rPr>
          <w:rStyle w:val="SpecialCharTok"/>
        </w:rPr>
        <w:t>-</w:t>
      </w:r>
      <w:r>
        <w:rPr>
          <w:rStyle w:val="NormalTok"/>
        </w:rPr>
        <w:t xml:space="preserve"> (crit2</w:t>
      </w:r>
      <w:r>
        <w:rPr>
          <w:rStyle w:val="SpecialCharTok"/>
        </w:rPr>
        <w:t>*</w:t>
      </w:r>
      <w:r>
        <w:rPr>
          <w:rStyle w:val="NormalTok"/>
        </w:rPr>
        <w:t>(S[</w:t>
      </w:r>
      <w:r>
        <w:rPr>
          <w:rStyle w:val="DecValTok"/>
        </w:rPr>
        <w:t>2</w:t>
      </w:r>
      <w:r>
        <w:rPr>
          <w:rStyle w:val="NormalTok"/>
        </w:rPr>
        <w:t>,</w:t>
      </w:r>
      <w:r>
        <w:rPr>
          <w:rStyle w:val="DecValTok"/>
        </w:rPr>
        <w:t>2</w:t>
      </w:r>
      <w:r>
        <w:rPr>
          <w:rStyle w:val="NormalTok"/>
        </w:rPr>
        <w:t>]</w:t>
      </w:r>
      <w:r>
        <w:rPr>
          <w:rStyle w:val="SpecialCharTok"/>
        </w:rPr>
        <w:t>/</w:t>
      </w:r>
      <w:r>
        <w:rPr>
          <w:rStyle w:val="FunctionTok"/>
        </w:rPr>
        <w:t>sqrt</w:t>
      </w:r>
      <w:r>
        <w:rPr>
          <w:rStyle w:val="NormalTok"/>
        </w:rPr>
        <w:t>(n)))</w:t>
      </w:r>
      <w:r>
        <w:br/>
      </w:r>
      <w:r>
        <w:rPr>
          <w:rStyle w:val="NormalTok"/>
        </w:rPr>
        <w:t xml:space="preserve">pos2 </w:t>
      </w:r>
      <w:r>
        <w:rPr>
          <w:rStyle w:val="OtherTok"/>
        </w:rPr>
        <w:t>&lt;-</w:t>
      </w:r>
      <w:r>
        <w:rPr>
          <w:rStyle w:val="NormalTok"/>
        </w:rPr>
        <w:t xml:space="preserve"> xbar[</w:t>
      </w:r>
      <w:r>
        <w:rPr>
          <w:rStyle w:val="DecValTok"/>
        </w:rPr>
        <w:t>2</w:t>
      </w:r>
      <w:r>
        <w:rPr>
          <w:rStyle w:val="NormalTok"/>
        </w:rPr>
        <w:t xml:space="preserve">] </w:t>
      </w:r>
      <w:r>
        <w:rPr>
          <w:rStyle w:val="SpecialCharTok"/>
        </w:rPr>
        <w:t>+</w:t>
      </w:r>
      <w:r>
        <w:rPr>
          <w:rStyle w:val="NormalTok"/>
        </w:rPr>
        <w:t xml:space="preserve"> (crit2</w:t>
      </w:r>
      <w:r>
        <w:rPr>
          <w:rStyle w:val="SpecialCharTok"/>
        </w:rPr>
        <w:t>*</w:t>
      </w:r>
      <w:r>
        <w:rPr>
          <w:rStyle w:val="NormalTok"/>
        </w:rPr>
        <w:t>(S[</w:t>
      </w:r>
      <w:r>
        <w:rPr>
          <w:rStyle w:val="DecValTok"/>
        </w:rPr>
        <w:t>2</w:t>
      </w:r>
      <w:r>
        <w:rPr>
          <w:rStyle w:val="NormalTok"/>
        </w:rPr>
        <w:t>,</w:t>
      </w:r>
      <w:r>
        <w:rPr>
          <w:rStyle w:val="DecValTok"/>
        </w:rPr>
        <w:t>2</w:t>
      </w:r>
      <w:r>
        <w:rPr>
          <w:rStyle w:val="NormalTok"/>
        </w:rPr>
        <w:t>]</w:t>
      </w:r>
      <w:r>
        <w:rPr>
          <w:rStyle w:val="SpecialCharTok"/>
        </w:rPr>
        <w:t>/</w:t>
      </w:r>
      <w:r>
        <w:rPr>
          <w:rStyle w:val="FunctionTok"/>
        </w:rPr>
        <w:t>sqrt</w:t>
      </w:r>
      <w:r>
        <w:rPr>
          <w:rStyle w:val="NormalTok"/>
        </w:rPr>
        <w:t>(n)))</w:t>
      </w:r>
      <w:r>
        <w:br/>
      </w:r>
      <w:r>
        <w:rPr>
          <w:rStyle w:val="FunctionTok"/>
        </w:rPr>
        <w:t>cat</w:t>
      </w:r>
      <w:r>
        <w:rPr>
          <w:rStyle w:val="NormalTok"/>
        </w:rPr>
        <w:t>(</w:t>
      </w:r>
      <w:r>
        <w:rPr>
          <w:rStyle w:val="StringTok"/>
        </w:rPr>
        <w:t>"Natural Gas: ("</w:t>
      </w:r>
      <w:r>
        <w:rPr>
          <w:rStyle w:val="NormalTok"/>
        </w:rPr>
        <w:t xml:space="preserve">, neg2, </w:t>
      </w:r>
      <w:r>
        <w:rPr>
          <w:rStyle w:val="StringTok"/>
        </w:rPr>
        <w:t>","</w:t>
      </w:r>
      <w:r>
        <w:rPr>
          <w:rStyle w:val="NormalTok"/>
        </w:rPr>
        <w:t xml:space="preserve">, pos2, </w:t>
      </w:r>
      <w:r>
        <w:rPr>
          <w:rStyle w:val="StringTok"/>
        </w:rPr>
        <w:t xml:space="preserve">") </w:t>
      </w:r>
      <w:r>
        <w:rPr>
          <w:rStyle w:val="SpecialCharTok"/>
        </w:rPr>
        <w:t>\n</w:t>
      </w:r>
      <w:r>
        <w:rPr>
          <w:rStyle w:val="StringTok"/>
        </w:rPr>
        <w:t>"</w:t>
      </w:r>
      <w:r>
        <w:rPr>
          <w:rStyle w:val="NormalTok"/>
        </w:rPr>
        <w:t>)</w:t>
      </w:r>
      <w:r>
        <w:br/>
      </w:r>
      <w:r>
        <w:rPr>
          <w:rStyle w:val="CommentTok"/>
        </w:rPr>
        <w:t># coal</w:t>
      </w:r>
      <w:r>
        <w:br/>
      </w:r>
      <w:r>
        <w:rPr>
          <w:rStyle w:val="NormalTok"/>
        </w:rPr>
        <w:t xml:space="preserve">neg3 </w:t>
      </w:r>
      <w:r>
        <w:rPr>
          <w:rStyle w:val="OtherTok"/>
        </w:rPr>
        <w:t>&lt;-</w:t>
      </w:r>
      <w:r>
        <w:rPr>
          <w:rStyle w:val="NormalTok"/>
        </w:rPr>
        <w:t xml:space="preserve"> xbar[</w:t>
      </w:r>
      <w:r>
        <w:rPr>
          <w:rStyle w:val="DecValTok"/>
        </w:rPr>
        <w:t>3</w:t>
      </w:r>
      <w:r>
        <w:rPr>
          <w:rStyle w:val="NormalTok"/>
        </w:rPr>
        <w:t xml:space="preserve">] </w:t>
      </w:r>
      <w:r>
        <w:rPr>
          <w:rStyle w:val="SpecialCharTok"/>
        </w:rPr>
        <w:t>-</w:t>
      </w:r>
      <w:r>
        <w:rPr>
          <w:rStyle w:val="NormalTok"/>
        </w:rPr>
        <w:t xml:space="preserve"> (crit2</w:t>
      </w:r>
      <w:r>
        <w:rPr>
          <w:rStyle w:val="SpecialCharTok"/>
        </w:rPr>
        <w:t>*</w:t>
      </w:r>
      <w:r>
        <w:rPr>
          <w:rStyle w:val="NormalTok"/>
        </w:rPr>
        <w:t>(S[</w:t>
      </w:r>
      <w:r>
        <w:rPr>
          <w:rStyle w:val="DecValTok"/>
        </w:rPr>
        <w:t>3</w:t>
      </w:r>
      <w:r>
        <w:rPr>
          <w:rStyle w:val="NormalTok"/>
        </w:rPr>
        <w:t>,</w:t>
      </w:r>
      <w:r>
        <w:rPr>
          <w:rStyle w:val="DecValTok"/>
        </w:rPr>
        <w:t>3</w:t>
      </w:r>
      <w:r>
        <w:rPr>
          <w:rStyle w:val="NormalTok"/>
        </w:rPr>
        <w:t>]</w:t>
      </w:r>
      <w:r>
        <w:rPr>
          <w:rStyle w:val="SpecialCharTok"/>
        </w:rPr>
        <w:t>/</w:t>
      </w:r>
      <w:r>
        <w:rPr>
          <w:rStyle w:val="FunctionTok"/>
        </w:rPr>
        <w:t>sqrt</w:t>
      </w:r>
      <w:r>
        <w:rPr>
          <w:rStyle w:val="NormalTok"/>
        </w:rPr>
        <w:t>(n)))</w:t>
      </w:r>
      <w:r>
        <w:br/>
      </w:r>
      <w:r>
        <w:rPr>
          <w:rStyle w:val="NormalTok"/>
        </w:rPr>
        <w:t xml:space="preserve">pos3 </w:t>
      </w:r>
      <w:r>
        <w:rPr>
          <w:rStyle w:val="OtherTok"/>
        </w:rPr>
        <w:t>&lt;-</w:t>
      </w:r>
      <w:r>
        <w:rPr>
          <w:rStyle w:val="NormalTok"/>
        </w:rPr>
        <w:t xml:space="preserve"> xbar[</w:t>
      </w:r>
      <w:r>
        <w:rPr>
          <w:rStyle w:val="DecValTok"/>
        </w:rPr>
        <w:t>3</w:t>
      </w:r>
      <w:r>
        <w:rPr>
          <w:rStyle w:val="NormalTok"/>
        </w:rPr>
        <w:t xml:space="preserve">] </w:t>
      </w:r>
      <w:r>
        <w:rPr>
          <w:rStyle w:val="SpecialCharTok"/>
        </w:rPr>
        <w:t>+</w:t>
      </w:r>
      <w:r>
        <w:rPr>
          <w:rStyle w:val="NormalTok"/>
        </w:rPr>
        <w:t xml:space="preserve"> (crit2</w:t>
      </w:r>
      <w:r>
        <w:rPr>
          <w:rStyle w:val="SpecialCharTok"/>
        </w:rPr>
        <w:t>*</w:t>
      </w:r>
      <w:r>
        <w:rPr>
          <w:rStyle w:val="NormalTok"/>
        </w:rPr>
        <w:t>(S[</w:t>
      </w:r>
      <w:r>
        <w:rPr>
          <w:rStyle w:val="DecValTok"/>
        </w:rPr>
        <w:t>3</w:t>
      </w:r>
      <w:r>
        <w:rPr>
          <w:rStyle w:val="NormalTok"/>
        </w:rPr>
        <w:t>,</w:t>
      </w:r>
      <w:r>
        <w:rPr>
          <w:rStyle w:val="DecValTok"/>
        </w:rPr>
        <w:t>3</w:t>
      </w:r>
      <w:r>
        <w:rPr>
          <w:rStyle w:val="NormalTok"/>
        </w:rPr>
        <w:t>]</w:t>
      </w:r>
      <w:r>
        <w:rPr>
          <w:rStyle w:val="SpecialCharTok"/>
        </w:rPr>
        <w:t>/</w:t>
      </w:r>
      <w:r>
        <w:rPr>
          <w:rStyle w:val="FunctionTok"/>
        </w:rPr>
        <w:t>sqrt</w:t>
      </w:r>
      <w:r>
        <w:rPr>
          <w:rStyle w:val="NormalTok"/>
        </w:rPr>
        <w:t>(n)))</w:t>
      </w:r>
      <w:r>
        <w:br/>
      </w:r>
      <w:r>
        <w:rPr>
          <w:rStyle w:val="FunctionTok"/>
        </w:rPr>
        <w:t>cat</w:t>
      </w:r>
      <w:r>
        <w:rPr>
          <w:rStyle w:val="NormalTok"/>
        </w:rPr>
        <w:t>(</w:t>
      </w:r>
      <w:r>
        <w:rPr>
          <w:rStyle w:val="StringTok"/>
        </w:rPr>
        <w:t>"Coal: ("</w:t>
      </w:r>
      <w:r>
        <w:rPr>
          <w:rStyle w:val="NormalTok"/>
        </w:rPr>
        <w:t xml:space="preserve">, neg3, </w:t>
      </w:r>
      <w:r>
        <w:rPr>
          <w:rStyle w:val="StringTok"/>
        </w:rPr>
        <w:t>","</w:t>
      </w:r>
      <w:r>
        <w:rPr>
          <w:rStyle w:val="NormalTok"/>
        </w:rPr>
        <w:t xml:space="preserve">, pos3, </w:t>
      </w:r>
      <w:r>
        <w:rPr>
          <w:rStyle w:val="StringTok"/>
        </w:rPr>
        <w:t xml:space="preserve">") </w:t>
      </w:r>
      <w:r>
        <w:rPr>
          <w:rStyle w:val="SpecialCharTok"/>
        </w:rPr>
        <w:t>\n</w:t>
      </w:r>
      <w:r>
        <w:rPr>
          <w:rStyle w:val="StringTok"/>
        </w:rPr>
        <w:t>"</w:t>
      </w:r>
      <w:r>
        <w:rPr>
          <w:rStyle w:val="NormalTok"/>
        </w:rPr>
        <w:t>)</w:t>
      </w:r>
      <w:r>
        <w:br/>
      </w:r>
      <w:r>
        <w:rPr>
          <w:rStyle w:val="CommentTok"/>
        </w:rPr>
        <w:t># nuclear</w:t>
      </w:r>
      <w:r>
        <w:br/>
      </w:r>
      <w:r>
        <w:rPr>
          <w:rStyle w:val="NormalTok"/>
        </w:rPr>
        <w:t xml:space="preserve">neg4 </w:t>
      </w:r>
      <w:r>
        <w:rPr>
          <w:rStyle w:val="OtherTok"/>
        </w:rPr>
        <w:t>&lt;-</w:t>
      </w:r>
      <w:r>
        <w:rPr>
          <w:rStyle w:val="NormalTok"/>
        </w:rPr>
        <w:t xml:space="preserve"> xbar[</w:t>
      </w:r>
      <w:r>
        <w:rPr>
          <w:rStyle w:val="DecValTok"/>
        </w:rPr>
        <w:t>4</w:t>
      </w:r>
      <w:r>
        <w:rPr>
          <w:rStyle w:val="NormalTok"/>
        </w:rPr>
        <w:t xml:space="preserve">] </w:t>
      </w:r>
      <w:r>
        <w:rPr>
          <w:rStyle w:val="SpecialCharTok"/>
        </w:rPr>
        <w:t>-</w:t>
      </w:r>
      <w:r>
        <w:rPr>
          <w:rStyle w:val="NormalTok"/>
        </w:rPr>
        <w:t xml:space="preserve"> (crit2</w:t>
      </w:r>
      <w:r>
        <w:rPr>
          <w:rStyle w:val="SpecialCharTok"/>
        </w:rPr>
        <w:t>*</w:t>
      </w:r>
      <w:r>
        <w:rPr>
          <w:rStyle w:val="NormalTok"/>
        </w:rPr>
        <w:t>(S[</w:t>
      </w:r>
      <w:r>
        <w:rPr>
          <w:rStyle w:val="DecValTok"/>
        </w:rPr>
        <w:t>4</w:t>
      </w:r>
      <w:r>
        <w:rPr>
          <w:rStyle w:val="NormalTok"/>
        </w:rPr>
        <w:t>,</w:t>
      </w:r>
      <w:r>
        <w:rPr>
          <w:rStyle w:val="DecValTok"/>
        </w:rPr>
        <w:t>4</w:t>
      </w:r>
      <w:r>
        <w:rPr>
          <w:rStyle w:val="NormalTok"/>
        </w:rPr>
        <w:t>]</w:t>
      </w:r>
      <w:r>
        <w:rPr>
          <w:rStyle w:val="SpecialCharTok"/>
        </w:rPr>
        <w:t>/</w:t>
      </w:r>
      <w:r>
        <w:rPr>
          <w:rStyle w:val="FunctionTok"/>
        </w:rPr>
        <w:t>sqrt</w:t>
      </w:r>
      <w:r>
        <w:rPr>
          <w:rStyle w:val="NormalTok"/>
        </w:rPr>
        <w:t>(n)))</w:t>
      </w:r>
      <w:r>
        <w:br/>
      </w:r>
      <w:r>
        <w:rPr>
          <w:rStyle w:val="NormalTok"/>
        </w:rPr>
        <w:t xml:space="preserve">pos4 </w:t>
      </w:r>
      <w:r>
        <w:rPr>
          <w:rStyle w:val="OtherTok"/>
        </w:rPr>
        <w:t>&lt;-</w:t>
      </w:r>
      <w:r>
        <w:rPr>
          <w:rStyle w:val="NormalTok"/>
        </w:rPr>
        <w:t xml:space="preserve"> xbar[</w:t>
      </w:r>
      <w:r>
        <w:rPr>
          <w:rStyle w:val="DecValTok"/>
        </w:rPr>
        <w:t>4</w:t>
      </w:r>
      <w:r>
        <w:rPr>
          <w:rStyle w:val="NormalTok"/>
        </w:rPr>
        <w:t xml:space="preserve">] </w:t>
      </w:r>
      <w:r>
        <w:rPr>
          <w:rStyle w:val="SpecialCharTok"/>
        </w:rPr>
        <w:t>+</w:t>
      </w:r>
      <w:r>
        <w:rPr>
          <w:rStyle w:val="NormalTok"/>
        </w:rPr>
        <w:t xml:space="preserve"> (crit2</w:t>
      </w:r>
      <w:r>
        <w:rPr>
          <w:rStyle w:val="SpecialCharTok"/>
        </w:rPr>
        <w:t>*</w:t>
      </w:r>
      <w:r>
        <w:rPr>
          <w:rStyle w:val="NormalTok"/>
        </w:rPr>
        <w:t>(S[</w:t>
      </w:r>
      <w:r>
        <w:rPr>
          <w:rStyle w:val="DecValTok"/>
        </w:rPr>
        <w:t>4</w:t>
      </w:r>
      <w:r>
        <w:rPr>
          <w:rStyle w:val="NormalTok"/>
        </w:rPr>
        <w:t>,</w:t>
      </w:r>
      <w:r>
        <w:rPr>
          <w:rStyle w:val="DecValTok"/>
        </w:rPr>
        <w:t>4</w:t>
      </w:r>
      <w:r>
        <w:rPr>
          <w:rStyle w:val="NormalTok"/>
        </w:rPr>
        <w:t>]</w:t>
      </w:r>
      <w:r>
        <w:rPr>
          <w:rStyle w:val="SpecialCharTok"/>
        </w:rPr>
        <w:t>/</w:t>
      </w:r>
      <w:r>
        <w:rPr>
          <w:rStyle w:val="FunctionTok"/>
        </w:rPr>
        <w:t>sqrt</w:t>
      </w:r>
      <w:r>
        <w:rPr>
          <w:rStyle w:val="NormalTok"/>
        </w:rPr>
        <w:t>(n)))</w:t>
      </w:r>
      <w:r>
        <w:br/>
      </w:r>
      <w:r>
        <w:rPr>
          <w:rStyle w:val="FunctionTok"/>
        </w:rPr>
        <w:t>cat</w:t>
      </w:r>
      <w:r>
        <w:rPr>
          <w:rStyle w:val="NormalTok"/>
        </w:rPr>
        <w:t>(</w:t>
      </w:r>
      <w:r>
        <w:rPr>
          <w:rStyle w:val="StringTok"/>
        </w:rPr>
        <w:t>"Nuclear: ("</w:t>
      </w:r>
      <w:r>
        <w:rPr>
          <w:rStyle w:val="NormalTok"/>
        </w:rPr>
        <w:t xml:space="preserve">, neg4, </w:t>
      </w:r>
      <w:r>
        <w:rPr>
          <w:rStyle w:val="StringTok"/>
        </w:rPr>
        <w:t>","</w:t>
      </w:r>
      <w:r>
        <w:rPr>
          <w:rStyle w:val="NormalTok"/>
        </w:rPr>
        <w:t xml:space="preserve">, pos4, </w:t>
      </w:r>
      <w:r>
        <w:rPr>
          <w:rStyle w:val="StringTok"/>
        </w:rPr>
        <w:t xml:space="preserve">") </w:t>
      </w:r>
      <w:r>
        <w:rPr>
          <w:rStyle w:val="SpecialCharTok"/>
        </w:rPr>
        <w:t>\n</w:t>
      </w:r>
      <w:r>
        <w:rPr>
          <w:rStyle w:val="StringTok"/>
        </w:rPr>
        <w:t>"</w:t>
      </w:r>
      <w:r>
        <w:rPr>
          <w:rStyle w:val="NormalTok"/>
        </w:rPr>
        <w:t>)</w:t>
      </w:r>
      <w:r>
        <w:br/>
      </w:r>
      <w:r>
        <w:rPr>
          <w:rStyle w:val="CommentTok"/>
        </w:rPr>
        <w:t># total</w:t>
      </w:r>
      <w:r>
        <w:br/>
      </w:r>
      <w:r>
        <w:rPr>
          <w:rStyle w:val="NormalTok"/>
        </w:rPr>
        <w:t xml:space="preserve">neg5 </w:t>
      </w:r>
      <w:r>
        <w:rPr>
          <w:rStyle w:val="OtherTok"/>
        </w:rPr>
        <w:t>&lt;-</w:t>
      </w:r>
      <w:r>
        <w:rPr>
          <w:rStyle w:val="NormalTok"/>
        </w:rPr>
        <w:t xml:space="preserve"> (xbar[</w:t>
      </w:r>
      <w:r>
        <w:rPr>
          <w:rStyle w:val="DecValTok"/>
        </w:rPr>
        <w:t>1</w:t>
      </w:r>
      <w:r>
        <w:rPr>
          <w:rStyle w:val="NormalTok"/>
        </w:rPr>
        <w:t xml:space="preserve">] </w:t>
      </w:r>
      <w:r>
        <w:rPr>
          <w:rStyle w:val="SpecialCharTok"/>
        </w:rPr>
        <w:t>+</w:t>
      </w:r>
      <w:r>
        <w:rPr>
          <w:rStyle w:val="NormalTok"/>
        </w:rPr>
        <w:t xml:space="preserve"> xbar[</w:t>
      </w:r>
      <w:r>
        <w:rPr>
          <w:rStyle w:val="DecValTok"/>
        </w:rPr>
        <w:t>2</w:t>
      </w:r>
      <w:r>
        <w:rPr>
          <w:rStyle w:val="NormalTok"/>
        </w:rPr>
        <w:t xml:space="preserve">] </w:t>
      </w:r>
      <w:r>
        <w:rPr>
          <w:rStyle w:val="SpecialCharTok"/>
        </w:rPr>
        <w:t>+</w:t>
      </w:r>
      <w:r>
        <w:rPr>
          <w:rStyle w:val="NormalTok"/>
        </w:rPr>
        <w:t xml:space="preserve"> xbar[</w:t>
      </w:r>
      <w:r>
        <w:rPr>
          <w:rStyle w:val="DecValTok"/>
        </w:rPr>
        <w:t>3</w:t>
      </w:r>
      <w:r>
        <w:rPr>
          <w:rStyle w:val="NormalTok"/>
        </w:rPr>
        <w:t xml:space="preserve">] </w:t>
      </w:r>
      <w:r>
        <w:rPr>
          <w:rStyle w:val="SpecialCharTok"/>
        </w:rPr>
        <w:t>+</w:t>
      </w:r>
      <w:r>
        <w:rPr>
          <w:rStyle w:val="NormalTok"/>
        </w:rPr>
        <w:t xml:space="preserve"> </w:t>
      </w:r>
      <w:r>
        <w:rPr>
          <w:rStyle w:val="SpecialCharTok"/>
        </w:rPr>
        <w:t>+</w:t>
      </w:r>
      <w:r>
        <w:rPr>
          <w:rStyle w:val="NormalTok"/>
        </w:rPr>
        <w:t xml:space="preserve"> xbar[</w:t>
      </w:r>
      <w:r>
        <w:rPr>
          <w:rStyle w:val="DecValTok"/>
        </w:rPr>
        <w:t>4</w:t>
      </w:r>
      <w:r>
        <w:rPr>
          <w:rStyle w:val="NormalTok"/>
        </w:rPr>
        <w:t xml:space="preserve">]) </w:t>
      </w:r>
      <w:r>
        <w:rPr>
          <w:rStyle w:val="SpecialCharTok"/>
        </w:rPr>
        <w:t>-</w:t>
      </w:r>
      <w:r>
        <w:rPr>
          <w:rStyle w:val="NormalTok"/>
        </w:rPr>
        <w:t xml:space="preserve"> (crit2</w:t>
      </w:r>
      <w:r>
        <w:rPr>
          <w:rStyle w:val="SpecialCharTok"/>
        </w:rPr>
        <w:t>*</w:t>
      </w:r>
      <w:r>
        <w:rPr>
          <w:rStyle w:val="NormalTok"/>
        </w:rPr>
        <w:t>((S[</w:t>
      </w:r>
      <w:r>
        <w:rPr>
          <w:rStyle w:val="DecValTok"/>
        </w:rPr>
        <w:t>1</w:t>
      </w:r>
      <w:r>
        <w:rPr>
          <w:rStyle w:val="NormalTok"/>
        </w:rPr>
        <w:t>,</w:t>
      </w:r>
      <w:r>
        <w:rPr>
          <w:rStyle w:val="DecValTok"/>
        </w:rPr>
        <w:t>1</w:t>
      </w:r>
      <w:r>
        <w:rPr>
          <w:rStyle w:val="NormalTok"/>
        </w:rPr>
        <w:t>]</w:t>
      </w:r>
      <w:r>
        <w:rPr>
          <w:rStyle w:val="SpecialCharTok"/>
        </w:rPr>
        <w:t>+</w:t>
      </w:r>
      <w:r>
        <w:rPr>
          <w:rStyle w:val="NormalTok"/>
        </w:rPr>
        <w:t>S[</w:t>
      </w:r>
      <w:r>
        <w:rPr>
          <w:rStyle w:val="DecValTok"/>
        </w:rPr>
        <w:t>2</w:t>
      </w:r>
      <w:r>
        <w:rPr>
          <w:rStyle w:val="NormalTok"/>
        </w:rPr>
        <w:t>,</w:t>
      </w:r>
      <w:r>
        <w:rPr>
          <w:rStyle w:val="DecValTok"/>
        </w:rPr>
        <w:t>2</w:t>
      </w:r>
      <w:r>
        <w:rPr>
          <w:rStyle w:val="NormalTok"/>
        </w:rPr>
        <w:t>]</w:t>
      </w:r>
      <w:r>
        <w:rPr>
          <w:rStyle w:val="SpecialCharTok"/>
        </w:rPr>
        <w:t>+</w:t>
      </w:r>
      <w:r>
        <w:rPr>
          <w:rStyle w:val="NormalTok"/>
        </w:rPr>
        <w:t>S[</w:t>
      </w:r>
      <w:r>
        <w:rPr>
          <w:rStyle w:val="DecValTok"/>
        </w:rPr>
        <w:t>3</w:t>
      </w:r>
      <w:r>
        <w:rPr>
          <w:rStyle w:val="NormalTok"/>
        </w:rPr>
        <w:t>,</w:t>
      </w:r>
      <w:r>
        <w:rPr>
          <w:rStyle w:val="DecValTok"/>
        </w:rPr>
        <w:t>3</w:t>
      </w:r>
      <w:r>
        <w:rPr>
          <w:rStyle w:val="NormalTok"/>
        </w:rPr>
        <w:t>]</w:t>
      </w:r>
      <w:r>
        <w:rPr>
          <w:rStyle w:val="SpecialCharTok"/>
        </w:rPr>
        <w:t>+</w:t>
      </w:r>
      <w:r>
        <w:rPr>
          <w:rStyle w:val="NormalTok"/>
        </w:rPr>
        <w:t>S[</w:t>
      </w:r>
      <w:r>
        <w:rPr>
          <w:rStyle w:val="DecValTok"/>
        </w:rPr>
        <w:t>4</w:t>
      </w:r>
      <w:r>
        <w:rPr>
          <w:rStyle w:val="NormalTok"/>
        </w:rPr>
        <w:t>,</w:t>
      </w:r>
      <w:r>
        <w:rPr>
          <w:rStyle w:val="DecValTok"/>
        </w:rPr>
        <w:t>4</w:t>
      </w:r>
      <w:r>
        <w:rPr>
          <w:rStyle w:val="NormalTok"/>
        </w:rPr>
        <w:t>])</w:t>
      </w:r>
      <w:r>
        <w:rPr>
          <w:rStyle w:val="SpecialCharTok"/>
        </w:rPr>
        <w:t>/</w:t>
      </w:r>
      <w:r>
        <w:rPr>
          <w:rStyle w:val="FunctionTok"/>
        </w:rPr>
        <w:t>sqrt</w:t>
      </w:r>
      <w:r>
        <w:rPr>
          <w:rStyle w:val="NormalTok"/>
        </w:rPr>
        <w:t>(n)))</w:t>
      </w:r>
      <w:r>
        <w:br/>
      </w:r>
      <w:r>
        <w:rPr>
          <w:rStyle w:val="NormalTok"/>
        </w:rPr>
        <w:t xml:space="preserve">pos5 </w:t>
      </w:r>
      <w:r>
        <w:rPr>
          <w:rStyle w:val="OtherTok"/>
        </w:rPr>
        <w:t>&lt;-</w:t>
      </w:r>
      <w:r>
        <w:rPr>
          <w:rStyle w:val="NormalTok"/>
        </w:rPr>
        <w:t xml:space="preserve"> (xbar[</w:t>
      </w:r>
      <w:r>
        <w:rPr>
          <w:rStyle w:val="DecValTok"/>
        </w:rPr>
        <w:t>1</w:t>
      </w:r>
      <w:r>
        <w:rPr>
          <w:rStyle w:val="NormalTok"/>
        </w:rPr>
        <w:t xml:space="preserve">] </w:t>
      </w:r>
      <w:r>
        <w:rPr>
          <w:rStyle w:val="SpecialCharTok"/>
        </w:rPr>
        <w:t>+</w:t>
      </w:r>
      <w:r>
        <w:rPr>
          <w:rStyle w:val="NormalTok"/>
        </w:rPr>
        <w:t xml:space="preserve"> xbar[</w:t>
      </w:r>
      <w:r>
        <w:rPr>
          <w:rStyle w:val="DecValTok"/>
        </w:rPr>
        <w:t>2</w:t>
      </w:r>
      <w:r>
        <w:rPr>
          <w:rStyle w:val="NormalTok"/>
        </w:rPr>
        <w:t xml:space="preserve">] </w:t>
      </w:r>
      <w:r>
        <w:rPr>
          <w:rStyle w:val="SpecialCharTok"/>
        </w:rPr>
        <w:t>+</w:t>
      </w:r>
      <w:r>
        <w:rPr>
          <w:rStyle w:val="NormalTok"/>
        </w:rPr>
        <w:t xml:space="preserve"> xbar[</w:t>
      </w:r>
      <w:r>
        <w:rPr>
          <w:rStyle w:val="DecValTok"/>
        </w:rPr>
        <w:t>3</w:t>
      </w:r>
      <w:r>
        <w:rPr>
          <w:rStyle w:val="NormalTok"/>
        </w:rPr>
        <w:t xml:space="preserve">] </w:t>
      </w:r>
      <w:r>
        <w:rPr>
          <w:rStyle w:val="SpecialCharTok"/>
        </w:rPr>
        <w:t>+</w:t>
      </w:r>
      <w:r>
        <w:rPr>
          <w:rStyle w:val="NormalTok"/>
        </w:rPr>
        <w:t xml:space="preserve"> </w:t>
      </w:r>
      <w:r>
        <w:rPr>
          <w:rStyle w:val="SpecialCharTok"/>
        </w:rPr>
        <w:t>+</w:t>
      </w:r>
      <w:r>
        <w:rPr>
          <w:rStyle w:val="NormalTok"/>
        </w:rPr>
        <w:t xml:space="preserve"> xbar[</w:t>
      </w:r>
      <w:r>
        <w:rPr>
          <w:rStyle w:val="DecValTok"/>
        </w:rPr>
        <w:t>4</w:t>
      </w:r>
      <w:r>
        <w:rPr>
          <w:rStyle w:val="NormalTok"/>
        </w:rPr>
        <w:t xml:space="preserve">]) </w:t>
      </w:r>
      <w:r>
        <w:rPr>
          <w:rStyle w:val="SpecialCharTok"/>
        </w:rPr>
        <w:t>+</w:t>
      </w:r>
      <w:r>
        <w:rPr>
          <w:rStyle w:val="NormalTok"/>
        </w:rPr>
        <w:t xml:space="preserve"> (crit2</w:t>
      </w:r>
      <w:r>
        <w:rPr>
          <w:rStyle w:val="SpecialCharTok"/>
        </w:rPr>
        <w:t>*</w:t>
      </w:r>
      <w:r>
        <w:rPr>
          <w:rStyle w:val="NormalTok"/>
        </w:rPr>
        <w:t>((S[</w:t>
      </w:r>
      <w:r>
        <w:rPr>
          <w:rStyle w:val="DecValTok"/>
        </w:rPr>
        <w:t>1</w:t>
      </w:r>
      <w:r>
        <w:rPr>
          <w:rStyle w:val="NormalTok"/>
        </w:rPr>
        <w:t>,</w:t>
      </w:r>
      <w:r>
        <w:rPr>
          <w:rStyle w:val="DecValTok"/>
        </w:rPr>
        <w:t>1</w:t>
      </w:r>
      <w:r>
        <w:rPr>
          <w:rStyle w:val="NormalTok"/>
        </w:rPr>
        <w:t>]</w:t>
      </w:r>
      <w:r>
        <w:rPr>
          <w:rStyle w:val="SpecialCharTok"/>
        </w:rPr>
        <w:t>+</w:t>
      </w:r>
      <w:r>
        <w:rPr>
          <w:rStyle w:val="NormalTok"/>
        </w:rPr>
        <w:t>S[</w:t>
      </w:r>
      <w:r>
        <w:rPr>
          <w:rStyle w:val="DecValTok"/>
        </w:rPr>
        <w:t>2</w:t>
      </w:r>
      <w:r>
        <w:rPr>
          <w:rStyle w:val="NormalTok"/>
        </w:rPr>
        <w:t>,</w:t>
      </w:r>
      <w:r>
        <w:rPr>
          <w:rStyle w:val="DecValTok"/>
        </w:rPr>
        <w:t>2</w:t>
      </w:r>
      <w:r>
        <w:rPr>
          <w:rStyle w:val="NormalTok"/>
        </w:rPr>
        <w:t>]</w:t>
      </w:r>
      <w:r>
        <w:rPr>
          <w:rStyle w:val="SpecialCharTok"/>
        </w:rPr>
        <w:t>+</w:t>
      </w:r>
      <w:r>
        <w:rPr>
          <w:rStyle w:val="NormalTok"/>
        </w:rPr>
        <w:t>S[</w:t>
      </w:r>
      <w:r>
        <w:rPr>
          <w:rStyle w:val="DecValTok"/>
        </w:rPr>
        <w:t>3</w:t>
      </w:r>
      <w:r>
        <w:rPr>
          <w:rStyle w:val="NormalTok"/>
        </w:rPr>
        <w:t>,</w:t>
      </w:r>
      <w:r>
        <w:rPr>
          <w:rStyle w:val="DecValTok"/>
        </w:rPr>
        <w:t>3</w:t>
      </w:r>
      <w:r>
        <w:rPr>
          <w:rStyle w:val="NormalTok"/>
        </w:rPr>
        <w:t>]</w:t>
      </w:r>
      <w:r>
        <w:rPr>
          <w:rStyle w:val="SpecialCharTok"/>
        </w:rPr>
        <w:t>+</w:t>
      </w:r>
      <w:r>
        <w:rPr>
          <w:rStyle w:val="NormalTok"/>
        </w:rPr>
        <w:t>S[</w:t>
      </w:r>
      <w:r>
        <w:rPr>
          <w:rStyle w:val="DecValTok"/>
        </w:rPr>
        <w:t>4</w:t>
      </w:r>
      <w:r>
        <w:rPr>
          <w:rStyle w:val="NormalTok"/>
        </w:rPr>
        <w:t>,</w:t>
      </w:r>
      <w:r>
        <w:rPr>
          <w:rStyle w:val="DecValTok"/>
        </w:rPr>
        <w:t>4</w:t>
      </w:r>
      <w:r>
        <w:rPr>
          <w:rStyle w:val="NormalTok"/>
        </w:rPr>
        <w:t>])</w:t>
      </w:r>
      <w:r>
        <w:rPr>
          <w:rStyle w:val="SpecialCharTok"/>
        </w:rPr>
        <w:t>/</w:t>
      </w:r>
      <w:r>
        <w:rPr>
          <w:rStyle w:val="FunctionTok"/>
        </w:rPr>
        <w:t>sqrt</w:t>
      </w:r>
      <w:r>
        <w:rPr>
          <w:rStyle w:val="NormalTok"/>
        </w:rPr>
        <w:t>(n)))</w:t>
      </w:r>
      <w:r>
        <w:br/>
      </w:r>
      <w:r>
        <w:rPr>
          <w:rStyle w:val="FunctionTok"/>
        </w:rPr>
        <w:t>cat</w:t>
      </w:r>
      <w:r>
        <w:rPr>
          <w:rStyle w:val="NormalTok"/>
        </w:rPr>
        <w:t>(</w:t>
      </w:r>
      <w:r>
        <w:rPr>
          <w:rStyle w:val="StringTok"/>
        </w:rPr>
        <w:t>"Total: ("</w:t>
      </w:r>
      <w:r>
        <w:rPr>
          <w:rStyle w:val="NormalTok"/>
        </w:rPr>
        <w:t xml:space="preserve">, neg5, </w:t>
      </w:r>
      <w:r>
        <w:rPr>
          <w:rStyle w:val="StringTok"/>
        </w:rPr>
        <w:t>","</w:t>
      </w:r>
      <w:r>
        <w:rPr>
          <w:rStyle w:val="NormalTok"/>
        </w:rPr>
        <w:t xml:space="preserve">, pos5, </w:t>
      </w:r>
      <w:r>
        <w:rPr>
          <w:rStyle w:val="StringTok"/>
        </w:rPr>
        <w:t xml:space="preserve">") </w:t>
      </w:r>
      <w:r>
        <w:rPr>
          <w:rStyle w:val="SpecialCharTok"/>
        </w:rPr>
        <w:t>\n</w:t>
      </w:r>
      <w:r>
        <w:rPr>
          <w:rStyle w:val="StringTok"/>
        </w:rPr>
        <w:t>"</w:t>
      </w:r>
      <w:r>
        <w:rPr>
          <w:rStyle w:val="NormalTok"/>
        </w:rPr>
        <w:t>)</w:t>
      </w:r>
      <w:r>
        <w:br/>
      </w:r>
      <w:r>
        <w:rPr>
          <w:rStyle w:val="CommentTok"/>
        </w:rPr>
        <w:t># petrol - gas</w:t>
      </w:r>
      <w:r>
        <w:br/>
      </w:r>
      <w:r>
        <w:rPr>
          <w:rStyle w:val="NormalTok"/>
        </w:rPr>
        <w:t xml:space="preserve">neg6 </w:t>
      </w:r>
      <w:r>
        <w:rPr>
          <w:rStyle w:val="OtherTok"/>
        </w:rPr>
        <w:t>&lt;-</w:t>
      </w:r>
      <w:r>
        <w:rPr>
          <w:rStyle w:val="NormalTok"/>
        </w:rPr>
        <w:t xml:space="preserve"> (xbar[</w:t>
      </w:r>
      <w:r>
        <w:rPr>
          <w:rStyle w:val="DecValTok"/>
        </w:rPr>
        <w:t>1</w:t>
      </w:r>
      <w:r>
        <w:rPr>
          <w:rStyle w:val="NormalTok"/>
        </w:rPr>
        <w:t xml:space="preserve">] </w:t>
      </w:r>
      <w:r>
        <w:rPr>
          <w:rStyle w:val="SpecialCharTok"/>
        </w:rPr>
        <w:t>-</w:t>
      </w:r>
      <w:r>
        <w:rPr>
          <w:rStyle w:val="NormalTok"/>
        </w:rPr>
        <w:t xml:space="preserve"> xbar[</w:t>
      </w:r>
      <w:r>
        <w:rPr>
          <w:rStyle w:val="DecValTok"/>
        </w:rPr>
        <w:t>2</w:t>
      </w:r>
      <w:r>
        <w:rPr>
          <w:rStyle w:val="NormalTok"/>
        </w:rPr>
        <w:t xml:space="preserve">]) </w:t>
      </w:r>
      <w:r>
        <w:rPr>
          <w:rStyle w:val="SpecialCharTok"/>
        </w:rPr>
        <w:t>-</w:t>
      </w:r>
      <w:r>
        <w:rPr>
          <w:rStyle w:val="NormalTok"/>
        </w:rPr>
        <w:t xml:space="preserve"> (crit2</w:t>
      </w:r>
      <w:r>
        <w:rPr>
          <w:rStyle w:val="SpecialCharTok"/>
        </w:rPr>
        <w:t>*</w:t>
      </w:r>
      <w:r>
        <w:rPr>
          <w:rStyle w:val="NormalTok"/>
        </w:rPr>
        <w:t>((S[</w:t>
      </w:r>
      <w:r>
        <w:rPr>
          <w:rStyle w:val="DecValTok"/>
        </w:rPr>
        <w:t>1</w:t>
      </w:r>
      <w:r>
        <w:rPr>
          <w:rStyle w:val="NormalTok"/>
        </w:rPr>
        <w:t>,</w:t>
      </w:r>
      <w:r>
        <w:rPr>
          <w:rStyle w:val="DecValTok"/>
        </w:rPr>
        <w:t>1</w:t>
      </w:r>
      <w:r>
        <w:rPr>
          <w:rStyle w:val="NormalTok"/>
        </w:rPr>
        <w:t>]</w:t>
      </w:r>
      <w:r>
        <w:rPr>
          <w:rStyle w:val="SpecialCharTok"/>
        </w:rPr>
        <w:t>-</w:t>
      </w:r>
      <w:r>
        <w:rPr>
          <w:rStyle w:val="NormalTok"/>
        </w:rPr>
        <w:t>S[</w:t>
      </w:r>
      <w:r>
        <w:rPr>
          <w:rStyle w:val="DecValTok"/>
        </w:rPr>
        <w:t>2</w:t>
      </w:r>
      <w:r>
        <w:rPr>
          <w:rStyle w:val="NormalTok"/>
        </w:rPr>
        <w:t>,</w:t>
      </w:r>
      <w:r>
        <w:rPr>
          <w:rStyle w:val="DecValTok"/>
        </w:rPr>
        <w:t>2</w:t>
      </w:r>
      <w:r>
        <w:rPr>
          <w:rStyle w:val="NormalTok"/>
        </w:rPr>
        <w:t>])</w:t>
      </w:r>
      <w:r>
        <w:rPr>
          <w:rStyle w:val="SpecialCharTok"/>
        </w:rPr>
        <w:t>/</w:t>
      </w:r>
      <w:r>
        <w:rPr>
          <w:rStyle w:val="FunctionTok"/>
        </w:rPr>
        <w:t>sqrt</w:t>
      </w:r>
      <w:r>
        <w:rPr>
          <w:rStyle w:val="NormalTok"/>
        </w:rPr>
        <w:t>(n)))</w:t>
      </w:r>
      <w:r>
        <w:br/>
      </w:r>
      <w:r>
        <w:rPr>
          <w:rStyle w:val="NormalTok"/>
        </w:rPr>
        <w:t xml:space="preserve">pos6 </w:t>
      </w:r>
      <w:r>
        <w:rPr>
          <w:rStyle w:val="OtherTok"/>
        </w:rPr>
        <w:t>&lt;-</w:t>
      </w:r>
      <w:r>
        <w:rPr>
          <w:rStyle w:val="NormalTok"/>
        </w:rPr>
        <w:t xml:space="preserve"> (xbar[</w:t>
      </w:r>
      <w:r>
        <w:rPr>
          <w:rStyle w:val="DecValTok"/>
        </w:rPr>
        <w:t>1</w:t>
      </w:r>
      <w:r>
        <w:rPr>
          <w:rStyle w:val="NormalTok"/>
        </w:rPr>
        <w:t xml:space="preserve">] </w:t>
      </w:r>
      <w:r>
        <w:rPr>
          <w:rStyle w:val="SpecialCharTok"/>
        </w:rPr>
        <w:t>-</w:t>
      </w:r>
      <w:r>
        <w:rPr>
          <w:rStyle w:val="NormalTok"/>
        </w:rPr>
        <w:t xml:space="preserve"> xbar[</w:t>
      </w:r>
      <w:r>
        <w:rPr>
          <w:rStyle w:val="DecValTok"/>
        </w:rPr>
        <w:t>2</w:t>
      </w:r>
      <w:r>
        <w:rPr>
          <w:rStyle w:val="NormalTok"/>
        </w:rPr>
        <w:t xml:space="preserve">]) </w:t>
      </w:r>
      <w:r>
        <w:rPr>
          <w:rStyle w:val="SpecialCharTok"/>
        </w:rPr>
        <w:t>+</w:t>
      </w:r>
      <w:r>
        <w:rPr>
          <w:rStyle w:val="NormalTok"/>
        </w:rPr>
        <w:t xml:space="preserve"> (crit2</w:t>
      </w:r>
      <w:r>
        <w:rPr>
          <w:rStyle w:val="SpecialCharTok"/>
        </w:rPr>
        <w:t>*</w:t>
      </w:r>
      <w:r>
        <w:rPr>
          <w:rStyle w:val="NormalTok"/>
        </w:rPr>
        <w:t>((S[</w:t>
      </w:r>
      <w:r>
        <w:rPr>
          <w:rStyle w:val="DecValTok"/>
        </w:rPr>
        <w:t>1</w:t>
      </w:r>
      <w:r>
        <w:rPr>
          <w:rStyle w:val="NormalTok"/>
        </w:rPr>
        <w:t>,</w:t>
      </w:r>
      <w:r>
        <w:rPr>
          <w:rStyle w:val="DecValTok"/>
        </w:rPr>
        <w:t>1</w:t>
      </w:r>
      <w:r>
        <w:rPr>
          <w:rStyle w:val="NormalTok"/>
        </w:rPr>
        <w:t>]</w:t>
      </w:r>
      <w:r>
        <w:rPr>
          <w:rStyle w:val="SpecialCharTok"/>
        </w:rPr>
        <w:t>-</w:t>
      </w:r>
      <w:r>
        <w:rPr>
          <w:rStyle w:val="NormalTok"/>
        </w:rPr>
        <w:t>S[</w:t>
      </w:r>
      <w:r>
        <w:rPr>
          <w:rStyle w:val="DecValTok"/>
        </w:rPr>
        <w:t>2</w:t>
      </w:r>
      <w:r>
        <w:rPr>
          <w:rStyle w:val="NormalTok"/>
        </w:rPr>
        <w:t>,</w:t>
      </w:r>
      <w:r>
        <w:rPr>
          <w:rStyle w:val="DecValTok"/>
        </w:rPr>
        <w:t>2</w:t>
      </w:r>
      <w:r>
        <w:rPr>
          <w:rStyle w:val="NormalTok"/>
        </w:rPr>
        <w:t>])</w:t>
      </w:r>
      <w:r>
        <w:rPr>
          <w:rStyle w:val="SpecialCharTok"/>
        </w:rPr>
        <w:t>/</w:t>
      </w:r>
      <w:r>
        <w:rPr>
          <w:rStyle w:val="FunctionTok"/>
        </w:rPr>
        <w:t>sqrt</w:t>
      </w:r>
      <w:r>
        <w:rPr>
          <w:rStyle w:val="NormalTok"/>
        </w:rPr>
        <w:t>(n)))</w:t>
      </w:r>
      <w:r>
        <w:br/>
      </w:r>
      <w:r>
        <w:rPr>
          <w:rStyle w:val="FunctionTok"/>
        </w:rPr>
        <w:t>cat</w:t>
      </w:r>
      <w:r>
        <w:rPr>
          <w:rStyle w:val="NormalTok"/>
        </w:rPr>
        <w:t>(</w:t>
      </w:r>
      <w:r>
        <w:rPr>
          <w:rStyle w:val="StringTok"/>
        </w:rPr>
        <w:t>"Petroleum - Gas: ("</w:t>
      </w:r>
      <w:r>
        <w:rPr>
          <w:rStyle w:val="NormalTok"/>
        </w:rPr>
        <w:t xml:space="preserve">, neg6, </w:t>
      </w:r>
      <w:r>
        <w:rPr>
          <w:rStyle w:val="StringTok"/>
        </w:rPr>
        <w:t>","</w:t>
      </w:r>
      <w:r>
        <w:rPr>
          <w:rStyle w:val="NormalTok"/>
        </w:rPr>
        <w:t xml:space="preserve">, pos6, </w:t>
      </w:r>
      <w:r>
        <w:rPr>
          <w:rStyle w:val="StringTok"/>
        </w:rPr>
        <w:t>")"</w:t>
      </w:r>
      <w:r>
        <w:rPr>
          <w:rStyle w:val="NormalTok"/>
        </w:rPr>
        <w:t>)</w:t>
      </w:r>
      <w:r>
        <w:br/>
      </w:r>
      <w:r>
        <w:rPr>
          <w:rStyle w:val="FunctionTok"/>
        </w:rPr>
        <w:t>cat</w:t>
      </w:r>
      <w:r>
        <w:rPr>
          <w:rStyle w:val="NormalTok"/>
        </w:rPr>
        <w:t>(</w:t>
      </w:r>
      <w:r>
        <w:rPr>
          <w:rStyle w:val="StringTok"/>
        </w:rPr>
        <w:t>"The Bonferroni crit region is"</w:t>
      </w:r>
      <w:r>
        <w:rPr>
          <w:rStyle w:val="NormalTok"/>
        </w:rPr>
        <w:t xml:space="preserve">, crit1, </w:t>
      </w:r>
      <w:r>
        <w:rPr>
          <w:rStyle w:val="StringTok"/>
        </w:rPr>
        <w:t>"</w:t>
      </w:r>
      <w:r>
        <w:rPr>
          <w:rStyle w:val="SpecialCharTok"/>
        </w:rPr>
        <w:t>\n</w:t>
      </w:r>
      <w:r>
        <w:rPr>
          <w:rStyle w:val="StringTok"/>
        </w:rPr>
        <w:t>"</w:t>
      </w:r>
      <w:r>
        <w:rPr>
          <w:rStyle w:val="NormalTok"/>
        </w:rPr>
        <w:t>)</w:t>
      </w:r>
      <w:r>
        <w:br/>
      </w:r>
      <w:r>
        <w:rPr>
          <w:rStyle w:val="FunctionTok"/>
        </w:rPr>
        <w:t>cat</w:t>
      </w:r>
      <w:r>
        <w:rPr>
          <w:rStyle w:val="NormalTok"/>
        </w:rPr>
        <w:t>(</w:t>
      </w:r>
      <w:r>
        <w:rPr>
          <w:rStyle w:val="StringTok"/>
        </w:rPr>
        <w:t>"The T2 crit region is"</w:t>
      </w:r>
      <w:r>
        <w:rPr>
          <w:rStyle w:val="NormalTok"/>
        </w:rPr>
        <w:t>, crit2)</w:t>
      </w:r>
      <w:bookmarkEnd w:id="1"/>
      <w:bookmarkEnd w:id="21"/>
      <w:bookmarkEnd w:id="23"/>
    </w:p>
    <w:sectPr w:rsidR="00155AA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025634" w14:textId="77777777" w:rsidR="003C0C7F" w:rsidRDefault="003C0C7F">
      <w:pPr>
        <w:spacing w:after="0"/>
      </w:pPr>
      <w:r>
        <w:separator/>
      </w:r>
    </w:p>
  </w:endnote>
  <w:endnote w:type="continuationSeparator" w:id="0">
    <w:p w14:paraId="15257126" w14:textId="77777777" w:rsidR="003C0C7F" w:rsidRDefault="003C0C7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0F13D5" w14:textId="77777777" w:rsidR="003C0C7F" w:rsidRDefault="003C0C7F">
      <w:r>
        <w:separator/>
      </w:r>
    </w:p>
  </w:footnote>
  <w:footnote w:type="continuationSeparator" w:id="0">
    <w:p w14:paraId="4CA7F238" w14:textId="77777777" w:rsidR="003C0C7F" w:rsidRDefault="003C0C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6C50D60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82642939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abrielle Salamanca">
    <w15:presenceInfo w15:providerId="Windows Live" w15:userId="02fc7b328ab0cc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AA1"/>
    <w:rsid w:val="00126BF3"/>
    <w:rsid w:val="00155AA1"/>
    <w:rsid w:val="00296CDB"/>
    <w:rsid w:val="003C0C7F"/>
    <w:rsid w:val="007E6DEC"/>
    <w:rsid w:val="00816C74"/>
    <w:rsid w:val="00A31F02"/>
    <w:rsid w:val="00A807F8"/>
    <w:rsid w:val="00B7612E"/>
    <w:rsid w:val="00CB1C45"/>
    <w:rsid w:val="00DD17C8"/>
    <w:rsid w:val="00FB043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BDCC5"/>
  <w15:docId w15:val="{1F402306-EF5E-40B1-88C8-96A614A5E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126BF3"/>
    <w:rPr>
      <w:rFonts w:asciiTheme="majorHAnsi" w:eastAsiaTheme="majorEastAsia" w:hAnsiTheme="majorHAnsi" w:cstheme="majorBidi"/>
      <w:b/>
      <w:bCs/>
      <w:color w:val="4F81BD" w:themeColor="accent1"/>
      <w:sz w:val="32"/>
      <w:szCs w:val="32"/>
    </w:rPr>
  </w:style>
  <w:style w:type="character" w:styleId="PlaceholderText">
    <w:name w:val="Placeholder Text"/>
    <w:basedOn w:val="DefaultParagraphFont"/>
    <w:rsid w:val="00126BF3"/>
    <w:rPr>
      <w:color w:val="666666"/>
    </w:rPr>
  </w:style>
  <w:style w:type="paragraph" w:styleId="NormalWeb">
    <w:name w:val="Normal (Web)"/>
    <w:basedOn w:val="Normal"/>
    <w:uiPriority w:val="99"/>
    <w:unhideWhenUsed/>
    <w:rsid w:val="00B7612E"/>
    <w:pPr>
      <w:spacing w:before="100" w:beforeAutospacing="1" w:after="100" w:afterAutospacing="1"/>
    </w:pPr>
    <w:rPr>
      <w:rFonts w:ascii="Times New Roman" w:eastAsia="Times New Roman" w:hAnsi="Times New Roman" w:cs="Times New Roman"/>
    </w:rPr>
  </w:style>
  <w:style w:type="paragraph" w:styleId="Revision">
    <w:name w:val="Revision"/>
    <w:hidden/>
    <w:rsid w:val="00296CD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35205">
      <w:bodyDiv w:val="1"/>
      <w:marLeft w:val="0"/>
      <w:marRight w:val="0"/>
      <w:marTop w:val="0"/>
      <w:marBottom w:val="0"/>
      <w:divBdr>
        <w:top w:val="none" w:sz="0" w:space="0" w:color="auto"/>
        <w:left w:val="none" w:sz="0" w:space="0" w:color="auto"/>
        <w:bottom w:val="none" w:sz="0" w:space="0" w:color="auto"/>
        <w:right w:val="none" w:sz="0" w:space="0" w:color="auto"/>
      </w:divBdr>
    </w:div>
    <w:div w:id="661347356">
      <w:bodyDiv w:val="1"/>
      <w:marLeft w:val="0"/>
      <w:marRight w:val="0"/>
      <w:marTop w:val="0"/>
      <w:marBottom w:val="0"/>
      <w:divBdr>
        <w:top w:val="none" w:sz="0" w:space="0" w:color="auto"/>
        <w:left w:val="none" w:sz="0" w:space="0" w:color="auto"/>
        <w:bottom w:val="none" w:sz="0" w:space="0" w:color="auto"/>
        <w:right w:val="none" w:sz="0" w:space="0" w:color="auto"/>
      </w:divBdr>
    </w:div>
    <w:div w:id="1033841342">
      <w:bodyDiv w:val="1"/>
      <w:marLeft w:val="0"/>
      <w:marRight w:val="0"/>
      <w:marTop w:val="0"/>
      <w:marBottom w:val="0"/>
      <w:divBdr>
        <w:top w:val="none" w:sz="0" w:space="0" w:color="auto"/>
        <w:left w:val="none" w:sz="0" w:space="0" w:color="auto"/>
        <w:bottom w:val="none" w:sz="0" w:space="0" w:color="auto"/>
        <w:right w:val="none" w:sz="0" w:space="0" w:color="auto"/>
      </w:divBdr>
    </w:div>
    <w:div w:id="1161046291">
      <w:bodyDiv w:val="1"/>
      <w:marLeft w:val="0"/>
      <w:marRight w:val="0"/>
      <w:marTop w:val="0"/>
      <w:marBottom w:val="0"/>
      <w:divBdr>
        <w:top w:val="none" w:sz="0" w:space="0" w:color="auto"/>
        <w:left w:val="none" w:sz="0" w:space="0" w:color="auto"/>
        <w:bottom w:val="none" w:sz="0" w:space="0" w:color="auto"/>
        <w:right w:val="none" w:sz="0" w:space="0" w:color="auto"/>
      </w:divBdr>
    </w:div>
    <w:div w:id="1509058288">
      <w:bodyDiv w:val="1"/>
      <w:marLeft w:val="0"/>
      <w:marRight w:val="0"/>
      <w:marTop w:val="0"/>
      <w:marBottom w:val="0"/>
      <w:divBdr>
        <w:top w:val="none" w:sz="0" w:space="0" w:color="auto"/>
        <w:left w:val="none" w:sz="0" w:space="0" w:color="auto"/>
        <w:bottom w:val="none" w:sz="0" w:space="0" w:color="auto"/>
        <w:right w:val="none" w:sz="0" w:space="0" w:color="auto"/>
      </w:divBdr>
    </w:div>
    <w:div w:id="1838500456">
      <w:bodyDiv w:val="1"/>
      <w:marLeft w:val="0"/>
      <w:marRight w:val="0"/>
      <w:marTop w:val="0"/>
      <w:marBottom w:val="0"/>
      <w:divBdr>
        <w:top w:val="none" w:sz="0" w:space="0" w:color="auto"/>
        <w:left w:val="none" w:sz="0" w:space="0" w:color="auto"/>
        <w:bottom w:val="none" w:sz="0" w:space="0" w:color="auto"/>
        <w:right w:val="none" w:sz="0" w:space="0" w:color="auto"/>
      </w:divBdr>
    </w:div>
    <w:div w:id="1848594720">
      <w:bodyDiv w:val="1"/>
      <w:marLeft w:val="0"/>
      <w:marRight w:val="0"/>
      <w:marTop w:val="0"/>
      <w:marBottom w:val="0"/>
      <w:divBdr>
        <w:top w:val="none" w:sz="0" w:space="0" w:color="auto"/>
        <w:left w:val="none" w:sz="0" w:space="0" w:color="auto"/>
        <w:bottom w:val="none" w:sz="0" w:space="0" w:color="auto"/>
        <w:right w:val="none" w:sz="0" w:space="0" w:color="auto"/>
      </w:divBdr>
    </w:div>
    <w:div w:id="20380452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24</Pages>
  <Words>4088</Words>
  <Characters>23305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Math 760</vt:lpstr>
    </vt:vector>
  </TitlesOfParts>
  <Company/>
  <LinksUpToDate>false</LinksUpToDate>
  <CharactersWithSpaces>27339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 760</dc:title>
  <dc:creator>Gabrielle Salamanca</dc:creator>
  <cp:keywords/>
  <cp:lastModifiedBy>Gabrielle Salamanca</cp:lastModifiedBy>
  <cp:revision>5</cp:revision>
  <dcterms:created xsi:type="dcterms:W3CDTF">2024-04-15T02:10:00Z</dcterms:created>
  <dcterms:modified xsi:type="dcterms:W3CDTF">2024-04-15T03:05:00Z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April 14, 2024</vt:lpwstr>
  </property>
  <property fmtid="{D5CDD505-2E9C-101B-9397-08002B2CF9AE}" pid="3" name="output">
    <vt:lpwstr>word_document</vt:lpwstr>
  </property>
</Properties>
</file>